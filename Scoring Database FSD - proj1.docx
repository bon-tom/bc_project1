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page" w:horzAnchor="margin" w:tblpX="-176" w:tblpY="82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4"/>
      </w:tblGrid>
      <w:tr w:rsidR="00F14FDF" w14:paraId="58C2A572" w14:textId="77777777" w:rsidTr="00F14FDF">
        <w:trPr>
          <w:trHeight w:val="1083"/>
        </w:trPr>
        <w:tc>
          <w:tcPr>
            <w:tcW w:w="10244" w:type="dxa"/>
            <w:vAlign w:val="bottom"/>
          </w:tcPr>
          <w:p w14:paraId="58C2A571" w14:textId="77777777" w:rsidR="00F14FDF" w:rsidRPr="00BE7BF3" w:rsidRDefault="00F14FDF" w:rsidP="00F14FDF">
            <w:pPr>
              <w:pStyle w:val="BodyText"/>
              <w:rPr>
                <w:b/>
                <w:sz w:val="56"/>
                <w:szCs w:val="56"/>
              </w:rPr>
            </w:pPr>
            <w:r w:rsidRPr="00BE7BF3">
              <w:rPr>
                <w:b/>
                <w:color w:val="991F3D" w:themeColor="text2"/>
                <w:sz w:val="56"/>
                <w:szCs w:val="56"/>
              </w:rPr>
              <w:t xml:space="preserve">Functional </w:t>
            </w:r>
            <w:r>
              <w:rPr>
                <w:b/>
                <w:color w:val="991F3D" w:themeColor="text2"/>
                <w:sz w:val="56"/>
                <w:szCs w:val="56"/>
              </w:rPr>
              <w:t>Requirement</w:t>
            </w:r>
            <w:r w:rsidRPr="00BE7BF3">
              <w:rPr>
                <w:b/>
                <w:color w:val="991F3D" w:themeColor="text2"/>
                <w:sz w:val="56"/>
                <w:szCs w:val="56"/>
              </w:rPr>
              <w:t xml:space="preserve"> Document</w:t>
            </w:r>
          </w:p>
        </w:tc>
      </w:tr>
      <w:tr w:rsidR="00F14FDF" w14:paraId="58C2A583" w14:textId="77777777" w:rsidTr="00F14FDF">
        <w:trPr>
          <w:trHeight w:val="4680"/>
        </w:trPr>
        <w:tc>
          <w:tcPr>
            <w:tcW w:w="10244" w:type="dxa"/>
          </w:tcPr>
          <w:p w14:paraId="58C2A573" w14:textId="77777777" w:rsidR="00F14FDF" w:rsidRDefault="00F14FDF" w:rsidP="00F14FDF">
            <w:pPr>
              <w:pStyle w:val="EstiloCuerpoAntes0pto"/>
              <w:rPr>
                <w:color w:val="E31937" w:themeColor="accent1"/>
              </w:rPr>
            </w:pPr>
          </w:p>
          <w:p w14:paraId="58C2A574" w14:textId="77777777" w:rsidR="00F14FDF" w:rsidRPr="00BE7BF3" w:rsidRDefault="00F14FDF" w:rsidP="00F14FDF">
            <w:pPr>
              <w:pStyle w:val="EstiloCuerpoAntes0pto"/>
              <w:rPr>
                <w:color w:val="E31937" w:themeColor="accent1"/>
              </w:rPr>
            </w:pPr>
            <w:r w:rsidRPr="00BE7BF3">
              <w:rPr>
                <w:color w:val="E31937" w:themeColor="accent1"/>
              </w:rPr>
              <w:t>Prepared for</w:t>
            </w:r>
          </w:p>
          <w:p w14:paraId="58C2A575" w14:textId="77777777" w:rsidR="00F14FDF" w:rsidRPr="00BE7BF3" w:rsidRDefault="00F14FDF" w:rsidP="00F14FDF">
            <w:pPr>
              <w:rPr>
                <w:b/>
                <w:color w:val="E31937" w:themeColor="accent1"/>
                <w:sz w:val="28"/>
                <w:szCs w:val="28"/>
              </w:rPr>
            </w:pPr>
            <w:r w:rsidRPr="00BE7BF3">
              <w:rPr>
                <w:rFonts w:ascii="Arial" w:hAnsi="Arial"/>
                <w:color w:val="E31937" w:themeColor="accent1"/>
                <w:sz w:val="20"/>
                <w:szCs w:val="20"/>
              </w:rPr>
              <w:fldChar w:fldCharType="begin"/>
            </w:r>
            <w:r w:rsidRPr="00BE7BF3">
              <w:rPr>
                <w:color w:val="E31937" w:themeColor="accent1"/>
              </w:rPr>
              <w:instrText xml:space="preserve"> DOCPROPERTY  Company  \* MERGEFORMAT </w:instrText>
            </w:r>
            <w:r w:rsidRPr="00BE7BF3">
              <w:rPr>
                <w:rFonts w:ascii="Arial" w:hAnsi="Arial"/>
                <w:color w:val="E31937" w:themeColor="accent1"/>
                <w:sz w:val="20"/>
                <w:szCs w:val="20"/>
              </w:rPr>
              <w:fldChar w:fldCharType="separate"/>
            </w:r>
            <w:r w:rsidR="00093C03" w:rsidRPr="00093C03">
              <w:rPr>
                <w:b/>
                <w:color w:val="E31937" w:themeColor="accent1"/>
                <w:sz w:val="28"/>
                <w:szCs w:val="28"/>
              </w:rPr>
              <w:t>CGI Group Inc</w:t>
            </w:r>
            <w:r w:rsidR="00093C03">
              <w:rPr>
                <w:color w:val="E31937" w:themeColor="accent1"/>
              </w:rPr>
              <w:t>.</w:t>
            </w:r>
            <w:r w:rsidRPr="00BE7BF3">
              <w:rPr>
                <w:b/>
                <w:color w:val="E31937" w:themeColor="accent1"/>
                <w:sz w:val="28"/>
                <w:szCs w:val="28"/>
              </w:rPr>
              <w:fldChar w:fldCharType="end"/>
            </w:r>
          </w:p>
          <w:p w14:paraId="58C2A576" w14:textId="77777777" w:rsidR="00F14FDF" w:rsidRPr="00CF2C19" w:rsidRDefault="00F14FDF" w:rsidP="00F14FDF">
            <w:pPr>
              <w:pStyle w:val="EstiloCuerpoAntes0pto"/>
            </w:pPr>
          </w:p>
          <w:p w14:paraId="58C2A577" w14:textId="77777777" w:rsidR="00F14FDF" w:rsidRPr="00CF2C19" w:rsidRDefault="00F14FDF" w:rsidP="00F14FDF">
            <w:pPr>
              <w:pStyle w:val="EstiloCuerpoAntes0pto"/>
            </w:pPr>
          </w:p>
          <w:p w14:paraId="58C2A578" w14:textId="77777777" w:rsidR="00F14FDF" w:rsidRPr="00CF2C19" w:rsidRDefault="00F14FDF" w:rsidP="00F14FDF">
            <w:pPr>
              <w:pStyle w:val="EstiloCuerpoAntes0pto"/>
            </w:pPr>
            <w:r w:rsidRPr="00CF2C19">
              <w:t>Project</w:t>
            </w:r>
          </w:p>
          <w:p w14:paraId="58C2A579" w14:textId="77777777" w:rsidR="00F14FDF" w:rsidRPr="00CF2C19" w:rsidRDefault="00A72264" w:rsidP="00F14FDF">
            <w:pPr>
              <w:rPr>
                <w:b/>
                <w:sz w:val="28"/>
                <w:szCs w:val="28"/>
              </w:rPr>
            </w:pPr>
            <w:r>
              <w:rPr>
                <w:b/>
                <w:sz w:val="28"/>
                <w:szCs w:val="28"/>
              </w:rPr>
              <w:fldChar w:fldCharType="begin"/>
            </w:r>
            <w:r>
              <w:rPr>
                <w:b/>
                <w:sz w:val="28"/>
                <w:szCs w:val="28"/>
              </w:rPr>
              <w:instrText xml:space="preserve"> DOCPROPERTY  Subject  \* MERGEFORMAT </w:instrText>
            </w:r>
            <w:r>
              <w:rPr>
                <w:b/>
                <w:sz w:val="28"/>
                <w:szCs w:val="28"/>
              </w:rPr>
              <w:fldChar w:fldCharType="separate"/>
            </w:r>
            <w:r w:rsidR="00093C03" w:rsidRPr="00093C03">
              <w:rPr>
                <w:b/>
                <w:sz w:val="28"/>
                <w:szCs w:val="28"/>
              </w:rPr>
              <w:t>Scoring Database</w:t>
            </w:r>
            <w:r>
              <w:rPr>
                <w:b/>
                <w:sz w:val="28"/>
                <w:szCs w:val="28"/>
              </w:rPr>
              <w:fldChar w:fldCharType="end"/>
            </w:r>
          </w:p>
          <w:p w14:paraId="58C2A57A" w14:textId="77777777" w:rsidR="00F14FDF" w:rsidRPr="00CF2C19" w:rsidRDefault="00F14FDF" w:rsidP="00F14FDF">
            <w:pPr>
              <w:pStyle w:val="EstiloCuerpoAntes0pto"/>
            </w:pPr>
          </w:p>
          <w:p w14:paraId="58C2A57B" w14:textId="77777777" w:rsidR="00F14FDF" w:rsidRPr="00CF2C19" w:rsidRDefault="00F14FDF" w:rsidP="00F14FDF">
            <w:pPr>
              <w:pStyle w:val="EstiloCuerpoAntes0pto"/>
            </w:pPr>
          </w:p>
          <w:p w14:paraId="58C2A57C" w14:textId="77777777" w:rsidR="00F14FDF" w:rsidRPr="00CF2C19" w:rsidRDefault="00F14FDF" w:rsidP="00F14FDF">
            <w:pPr>
              <w:pStyle w:val="EstiloCuerpoAntes0pto"/>
            </w:pPr>
            <w:r w:rsidRPr="00CF2C19">
              <w:t>Prepared by</w:t>
            </w:r>
          </w:p>
          <w:p w14:paraId="58C2A57D" w14:textId="77777777" w:rsidR="00F14FDF" w:rsidRPr="00CF2C19" w:rsidRDefault="004E32C8" w:rsidP="00F14FDF">
            <w:pPr>
              <w:rPr>
                <w:b/>
              </w:rPr>
            </w:pPr>
            <w:r>
              <w:rPr>
                <w:rFonts w:ascii="Arial" w:hAnsi="Arial"/>
              </w:rPr>
              <w:t>Jiri Ulrich</w:t>
            </w:r>
          </w:p>
          <w:p w14:paraId="58C2A57E" w14:textId="77777777" w:rsidR="00F14FDF" w:rsidRPr="00CF2C19" w:rsidRDefault="00F14FDF" w:rsidP="00F14FDF">
            <w:pPr>
              <w:pStyle w:val="EstiloCuerpoAntes0pto"/>
            </w:pPr>
          </w:p>
          <w:p w14:paraId="58C2A57F" w14:textId="77777777" w:rsidR="00F14FDF" w:rsidRPr="00CF2C19" w:rsidRDefault="00F14FDF" w:rsidP="00F14FDF">
            <w:pPr>
              <w:pStyle w:val="EstiloCuerpoAntes0pto"/>
            </w:pPr>
          </w:p>
          <w:p w14:paraId="58C2A580" w14:textId="77777777" w:rsidR="00F14FDF" w:rsidRPr="00CF2C19" w:rsidRDefault="00F14FDF" w:rsidP="00F14FDF">
            <w:pPr>
              <w:pStyle w:val="EstiloCuerpoAntes0pto"/>
            </w:pPr>
            <w:r>
              <w:t>C</w:t>
            </w:r>
            <w:r w:rsidRPr="00CF2C19">
              <w:t>ontributors</w:t>
            </w:r>
          </w:p>
          <w:p w14:paraId="58C2A581" w14:textId="77777777" w:rsidR="00F14FDF" w:rsidRDefault="004E32C8" w:rsidP="00F14FDF">
            <w:pPr>
              <w:rPr>
                <w:b/>
              </w:rPr>
            </w:pPr>
            <w:r>
              <w:rPr>
                <w:b/>
              </w:rPr>
              <w:t>Stefan Bertos</w:t>
            </w:r>
          </w:p>
          <w:p w14:paraId="58C2A582" w14:textId="3B1D735D" w:rsidR="00F14FDF" w:rsidRDefault="003569BC" w:rsidP="00DA382C">
            <w:r w:rsidRPr="003569BC">
              <w:rPr>
                <w:b/>
              </w:rPr>
              <w:t>Michal Stepan</w:t>
            </w:r>
          </w:p>
        </w:tc>
      </w:tr>
    </w:tbl>
    <w:p w14:paraId="58C2A584" w14:textId="77777777" w:rsidR="00733772" w:rsidRPr="00FE7C46" w:rsidRDefault="00733772" w:rsidP="00F14FDF">
      <w:pPr>
        <w:pStyle w:val="BodyText"/>
      </w:pPr>
    </w:p>
    <w:p w14:paraId="58C2A585" w14:textId="77777777" w:rsidR="00225A01" w:rsidRPr="00FE7C46" w:rsidRDefault="00225A01" w:rsidP="00225A01">
      <w:pPr>
        <w:pStyle w:val="BodyText"/>
        <w:sectPr w:rsidR="00225A01" w:rsidRPr="00FE7C46" w:rsidSect="00F14FDF">
          <w:headerReference w:type="default" r:id="rId12"/>
          <w:footerReference w:type="default" r:id="rId13"/>
          <w:headerReference w:type="first" r:id="rId14"/>
          <w:footerReference w:type="first" r:id="rId15"/>
          <w:pgSz w:w="12242" w:h="15842" w:code="119"/>
          <w:pgMar w:top="720" w:right="720" w:bottom="720" w:left="1418" w:header="720" w:footer="720" w:gutter="0"/>
          <w:cols w:space="708"/>
          <w:titlePg/>
          <w:docGrid w:linePitch="360"/>
        </w:sectPr>
      </w:pPr>
    </w:p>
    <w:p w14:paraId="58C2A586" w14:textId="77777777" w:rsidR="00F758F0" w:rsidRPr="00FE7C46" w:rsidRDefault="00F758F0" w:rsidP="00104D0D">
      <w:pPr>
        <w:pStyle w:val="TemplateInstructions"/>
        <w:jc w:val="center"/>
        <w:rPr>
          <w:b/>
          <w:color w:val="991F3D" w:themeColor="accent2"/>
          <w:szCs w:val="26"/>
          <w:lang w:eastAsia="fr-CA"/>
        </w:rPr>
      </w:pPr>
    </w:p>
    <w:p w14:paraId="58C2A587" w14:textId="77777777" w:rsidR="00B44D8E" w:rsidRPr="00117017" w:rsidRDefault="00B44D8E" w:rsidP="00117017">
      <w:pPr>
        <w:pStyle w:val="GenericTitle"/>
      </w:pPr>
      <w:r w:rsidRPr="00117017">
        <w:t>Revision History</w:t>
      </w:r>
    </w:p>
    <w:tbl>
      <w:tblPr>
        <w:tblStyle w:val="CGI-Table"/>
        <w:tblW w:w="475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0"/>
        <w:gridCol w:w="1310"/>
        <w:gridCol w:w="2918"/>
        <w:gridCol w:w="3610"/>
      </w:tblGrid>
      <w:tr w:rsidR="00B44D8E" w:rsidRPr="00FE7C46" w14:paraId="58C2A58C" w14:textId="77777777" w:rsidTr="001170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Borders>
              <w:top w:val="none" w:sz="0" w:space="0" w:color="auto"/>
              <w:left w:val="none" w:sz="0" w:space="0" w:color="auto"/>
              <w:bottom w:val="none" w:sz="0" w:space="0" w:color="auto"/>
              <w:right w:val="none" w:sz="0" w:space="0" w:color="auto"/>
            </w:tcBorders>
          </w:tcPr>
          <w:p w14:paraId="58C2A588" w14:textId="77777777" w:rsidR="00B44D8E" w:rsidRPr="00FE7C46" w:rsidRDefault="00B44D8E" w:rsidP="00117017">
            <w:pPr>
              <w:pStyle w:val="BodyText"/>
            </w:pPr>
            <w:r w:rsidRPr="00FE7C46">
              <w:t>Version</w:t>
            </w:r>
          </w:p>
        </w:tc>
        <w:tc>
          <w:tcPr>
            <w:tcW w:w="716" w:type="pct"/>
            <w:tcBorders>
              <w:top w:val="none" w:sz="0" w:space="0" w:color="auto"/>
              <w:left w:val="none" w:sz="0" w:space="0" w:color="auto"/>
              <w:bottom w:val="none" w:sz="0" w:space="0" w:color="auto"/>
              <w:right w:val="none" w:sz="0" w:space="0" w:color="auto"/>
            </w:tcBorders>
          </w:tcPr>
          <w:p w14:paraId="58C2A589" w14:textId="77777777" w:rsidR="00B44D8E" w:rsidRPr="00FE7C46" w:rsidRDefault="00B44D8E" w:rsidP="00117017">
            <w:pPr>
              <w:pStyle w:val="BodyText"/>
              <w:cnfStyle w:val="100000000000" w:firstRow="1" w:lastRow="0" w:firstColumn="0" w:lastColumn="0" w:oddVBand="0" w:evenVBand="0" w:oddHBand="0" w:evenHBand="0" w:firstRowFirstColumn="0" w:firstRowLastColumn="0" w:lastRowFirstColumn="0" w:lastRowLastColumn="0"/>
            </w:pPr>
            <w:r w:rsidRPr="00FE7C46">
              <w:t>Date</w:t>
            </w:r>
          </w:p>
        </w:tc>
        <w:tc>
          <w:tcPr>
            <w:tcW w:w="1595" w:type="pct"/>
            <w:tcBorders>
              <w:top w:val="none" w:sz="0" w:space="0" w:color="auto"/>
              <w:left w:val="none" w:sz="0" w:space="0" w:color="auto"/>
              <w:bottom w:val="none" w:sz="0" w:space="0" w:color="auto"/>
              <w:right w:val="none" w:sz="0" w:space="0" w:color="auto"/>
            </w:tcBorders>
          </w:tcPr>
          <w:p w14:paraId="58C2A58A" w14:textId="77777777" w:rsidR="00B44D8E" w:rsidRPr="00FE7C46" w:rsidRDefault="00B44D8E" w:rsidP="00117017">
            <w:pPr>
              <w:pStyle w:val="BodyText"/>
              <w:cnfStyle w:val="100000000000" w:firstRow="1" w:lastRow="0" w:firstColumn="0" w:lastColumn="0" w:oddVBand="0" w:evenVBand="0" w:oddHBand="0" w:evenHBand="0" w:firstRowFirstColumn="0" w:firstRowLastColumn="0" w:lastRowFirstColumn="0" w:lastRowLastColumn="0"/>
            </w:pPr>
            <w:r w:rsidRPr="00FE7C46">
              <w:t>Author</w:t>
            </w:r>
          </w:p>
        </w:tc>
        <w:tc>
          <w:tcPr>
            <w:tcW w:w="1973" w:type="pct"/>
            <w:tcBorders>
              <w:top w:val="none" w:sz="0" w:space="0" w:color="auto"/>
              <w:left w:val="none" w:sz="0" w:space="0" w:color="auto"/>
              <w:bottom w:val="none" w:sz="0" w:space="0" w:color="auto"/>
              <w:right w:val="none" w:sz="0" w:space="0" w:color="auto"/>
            </w:tcBorders>
          </w:tcPr>
          <w:p w14:paraId="58C2A58B" w14:textId="77777777" w:rsidR="00B44D8E" w:rsidRPr="00FE7C46" w:rsidRDefault="00B44D8E" w:rsidP="00117017">
            <w:pPr>
              <w:pStyle w:val="BodyText"/>
              <w:ind w:right="491"/>
              <w:cnfStyle w:val="100000000000" w:firstRow="1" w:lastRow="0" w:firstColumn="0" w:lastColumn="0" w:oddVBand="0" w:evenVBand="0" w:oddHBand="0" w:evenHBand="0" w:firstRowFirstColumn="0" w:firstRowLastColumn="0" w:lastRowFirstColumn="0" w:lastRowLastColumn="0"/>
            </w:pPr>
            <w:r w:rsidRPr="00FE7C46">
              <w:t>Description</w:t>
            </w:r>
          </w:p>
        </w:tc>
      </w:tr>
      <w:tr w:rsidR="00B44D8E" w:rsidRPr="00FE7C46" w14:paraId="58C2A591"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8D" w14:textId="77777777" w:rsidR="00B44D8E" w:rsidRPr="00EE6A79" w:rsidRDefault="00236B4D" w:rsidP="00236B4D">
            <w:pPr>
              <w:pStyle w:val="TableSubTitle"/>
              <w:rPr>
                <w:sz w:val="20"/>
                <w:szCs w:val="20"/>
              </w:rPr>
            </w:pPr>
            <w:r w:rsidRPr="00EE6A79">
              <w:rPr>
                <w:sz w:val="20"/>
                <w:szCs w:val="20"/>
              </w:rPr>
              <w:t>0.1</w:t>
            </w:r>
          </w:p>
        </w:tc>
        <w:tc>
          <w:tcPr>
            <w:tcW w:w="716" w:type="pct"/>
          </w:tcPr>
          <w:p w14:paraId="58C2A58E" w14:textId="77777777" w:rsidR="00B44D8E" w:rsidRPr="00EE6A79" w:rsidRDefault="00236B4D" w:rsidP="00236B4D">
            <w:pPr>
              <w:pStyle w:val="TableSubTitle"/>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2015</w:t>
            </w:r>
            <w:r w:rsidR="00B44D8E" w:rsidRPr="00EE6A79">
              <w:rPr>
                <w:sz w:val="20"/>
                <w:szCs w:val="20"/>
              </w:rPr>
              <w:t>-</w:t>
            </w:r>
            <w:r w:rsidRPr="00EE6A79">
              <w:rPr>
                <w:sz w:val="20"/>
                <w:szCs w:val="20"/>
              </w:rPr>
              <w:t>07</w:t>
            </w:r>
            <w:r w:rsidR="00B44D8E" w:rsidRPr="00EE6A79">
              <w:rPr>
                <w:sz w:val="20"/>
                <w:szCs w:val="20"/>
              </w:rPr>
              <w:t>-</w:t>
            </w:r>
            <w:r w:rsidRPr="00EE6A79">
              <w:rPr>
                <w:sz w:val="20"/>
                <w:szCs w:val="20"/>
              </w:rPr>
              <w:t>01</w:t>
            </w:r>
          </w:p>
        </w:tc>
        <w:tc>
          <w:tcPr>
            <w:tcW w:w="1595" w:type="pct"/>
          </w:tcPr>
          <w:p w14:paraId="58C2A58F" w14:textId="77777777" w:rsidR="00B44D8E" w:rsidRPr="00EE6A79" w:rsidRDefault="00236B4D" w:rsidP="007D6810">
            <w:pPr>
              <w:pStyle w:val="TableSubTitle"/>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Jiri Ulrich</w:t>
            </w:r>
          </w:p>
        </w:tc>
        <w:tc>
          <w:tcPr>
            <w:tcW w:w="1973" w:type="pct"/>
          </w:tcPr>
          <w:p w14:paraId="58C2A590" w14:textId="77777777" w:rsidR="00B44D8E" w:rsidRPr="00EE6A79" w:rsidRDefault="00236B4D" w:rsidP="00117017">
            <w:pPr>
              <w:pStyle w:val="TableSubTitle"/>
              <w:ind w:right="491"/>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Draft version</w:t>
            </w:r>
          </w:p>
        </w:tc>
      </w:tr>
      <w:tr w:rsidR="00B44D8E" w:rsidRPr="00FE7C46" w14:paraId="58C2A596"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92" w14:textId="77777777" w:rsidR="00B44D8E" w:rsidRPr="00EE6A79" w:rsidRDefault="00236B4D" w:rsidP="007D6810">
            <w:pPr>
              <w:pStyle w:val="TableText"/>
              <w:rPr>
                <w:sz w:val="20"/>
                <w:szCs w:val="20"/>
              </w:rPr>
            </w:pPr>
            <w:r w:rsidRPr="00EE6A79">
              <w:rPr>
                <w:sz w:val="20"/>
                <w:szCs w:val="20"/>
              </w:rPr>
              <w:t>0.2</w:t>
            </w:r>
          </w:p>
        </w:tc>
        <w:tc>
          <w:tcPr>
            <w:tcW w:w="716" w:type="pct"/>
          </w:tcPr>
          <w:p w14:paraId="58C2A593"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2015-09-01</w:t>
            </w:r>
          </w:p>
        </w:tc>
        <w:tc>
          <w:tcPr>
            <w:tcW w:w="1595" w:type="pct"/>
          </w:tcPr>
          <w:p w14:paraId="58C2A594"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Jiri Ulrich</w:t>
            </w:r>
          </w:p>
        </w:tc>
        <w:tc>
          <w:tcPr>
            <w:tcW w:w="1973" w:type="pct"/>
          </w:tcPr>
          <w:p w14:paraId="58C2A595" w14:textId="77777777" w:rsidR="00B44D8E" w:rsidRPr="00EE6A79" w:rsidRDefault="00236B4D"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Updated section</w:t>
            </w:r>
          </w:p>
        </w:tc>
      </w:tr>
      <w:tr w:rsidR="00B44D8E" w:rsidRPr="00FE7C46" w14:paraId="58C2A59B"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97" w14:textId="77777777" w:rsidR="00B44D8E" w:rsidRPr="00EE6A79" w:rsidRDefault="00236B4D" w:rsidP="007D6810">
            <w:pPr>
              <w:pStyle w:val="TableText"/>
              <w:rPr>
                <w:sz w:val="20"/>
                <w:szCs w:val="20"/>
              </w:rPr>
            </w:pPr>
            <w:r w:rsidRPr="00EE6A79">
              <w:rPr>
                <w:sz w:val="20"/>
                <w:szCs w:val="20"/>
              </w:rPr>
              <w:t>0.3</w:t>
            </w:r>
          </w:p>
        </w:tc>
        <w:tc>
          <w:tcPr>
            <w:tcW w:w="716" w:type="pct"/>
          </w:tcPr>
          <w:p w14:paraId="58C2A598"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2015-12-01</w:t>
            </w:r>
          </w:p>
        </w:tc>
        <w:tc>
          <w:tcPr>
            <w:tcW w:w="1595" w:type="pct"/>
          </w:tcPr>
          <w:p w14:paraId="58C2A599"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Stefan Bertos</w:t>
            </w:r>
          </w:p>
        </w:tc>
        <w:tc>
          <w:tcPr>
            <w:tcW w:w="1973" w:type="pct"/>
          </w:tcPr>
          <w:p w14:paraId="58C2A59A" w14:textId="77777777" w:rsidR="00B44D8E" w:rsidRPr="00EE6A79" w:rsidRDefault="00236B4D"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Updated requirements</w:t>
            </w:r>
          </w:p>
        </w:tc>
      </w:tr>
      <w:tr w:rsidR="00B44D8E" w:rsidRPr="00FE7C46" w14:paraId="58C2A5A0"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9C" w14:textId="77777777" w:rsidR="00B44D8E" w:rsidRPr="00EE6A79" w:rsidRDefault="00236B4D" w:rsidP="007D6810">
            <w:pPr>
              <w:pStyle w:val="TableText"/>
              <w:rPr>
                <w:sz w:val="20"/>
                <w:szCs w:val="20"/>
              </w:rPr>
            </w:pPr>
            <w:r w:rsidRPr="00EE6A79">
              <w:rPr>
                <w:sz w:val="20"/>
                <w:szCs w:val="20"/>
              </w:rPr>
              <w:t>0.9</w:t>
            </w:r>
          </w:p>
        </w:tc>
        <w:tc>
          <w:tcPr>
            <w:tcW w:w="716" w:type="pct"/>
          </w:tcPr>
          <w:p w14:paraId="58C2A59D"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2016-02-13</w:t>
            </w:r>
          </w:p>
        </w:tc>
        <w:tc>
          <w:tcPr>
            <w:tcW w:w="1595" w:type="pct"/>
          </w:tcPr>
          <w:p w14:paraId="58C2A59E" w14:textId="77777777" w:rsidR="00B44D8E" w:rsidRPr="00EE6A79" w:rsidRDefault="00236B4D"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Stefan Bertos</w:t>
            </w:r>
          </w:p>
        </w:tc>
        <w:tc>
          <w:tcPr>
            <w:tcW w:w="1973" w:type="pct"/>
          </w:tcPr>
          <w:p w14:paraId="58C2A59F" w14:textId="77777777" w:rsidR="00B44D8E" w:rsidRPr="00EE6A79" w:rsidRDefault="00236B4D"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sidRPr="00EE6A79">
              <w:rPr>
                <w:sz w:val="20"/>
                <w:szCs w:val="20"/>
              </w:rPr>
              <w:t>Switch to CGI template</w:t>
            </w:r>
          </w:p>
        </w:tc>
      </w:tr>
      <w:tr w:rsidR="00B44D8E" w:rsidRPr="00FE7C46" w14:paraId="58C2A5A5"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A1" w14:textId="681B91B7" w:rsidR="00B44D8E" w:rsidRPr="00EE6A79" w:rsidRDefault="00CF73F8" w:rsidP="007D6810">
            <w:pPr>
              <w:pStyle w:val="TableText"/>
              <w:rPr>
                <w:sz w:val="20"/>
                <w:szCs w:val="20"/>
              </w:rPr>
            </w:pPr>
            <w:r>
              <w:rPr>
                <w:sz w:val="20"/>
                <w:szCs w:val="20"/>
              </w:rPr>
              <w:t>0.10</w:t>
            </w:r>
          </w:p>
        </w:tc>
        <w:tc>
          <w:tcPr>
            <w:tcW w:w="716" w:type="pct"/>
          </w:tcPr>
          <w:p w14:paraId="58C2A5A2" w14:textId="04B1FFE9" w:rsidR="00B44D8E" w:rsidRPr="00EE6A79" w:rsidRDefault="00CF73F8"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2016-02-15</w:t>
            </w:r>
          </w:p>
        </w:tc>
        <w:tc>
          <w:tcPr>
            <w:tcW w:w="1595" w:type="pct"/>
          </w:tcPr>
          <w:p w14:paraId="58C2A5A3" w14:textId="68939FE3" w:rsidR="00B44D8E" w:rsidRPr="00EE6A79" w:rsidRDefault="00CF73F8"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Radim Kostka</w:t>
            </w:r>
          </w:p>
        </w:tc>
        <w:tc>
          <w:tcPr>
            <w:tcW w:w="1973" w:type="pct"/>
          </w:tcPr>
          <w:p w14:paraId="58C2A5A4" w14:textId="0269AE45" w:rsidR="00B44D8E" w:rsidRPr="00EE6A79" w:rsidRDefault="00CF73F8"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Review</w:t>
            </w:r>
          </w:p>
        </w:tc>
      </w:tr>
      <w:tr w:rsidR="00B44D8E" w:rsidRPr="00FE7C46" w14:paraId="58C2A5AA"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58C2A5A6" w14:textId="2B4F48A3" w:rsidR="00B44D8E" w:rsidRPr="00EE6A79" w:rsidRDefault="00CF73F8" w:rsidP="007D6810">
            <w:pPr>
              <w:pStyle w:val="TableText"/>
              <w:rPr>
                <w:sz w:val="20"/>
                <w:szCs w:val="20"/>
              </w:rPr>
            </w:pPr>
            <w:r>
              <w:rPr>
                <w:sz w:val="20"/>
                <w:szCs w:val="20"/>
              </w:rPr>
              <w:t>0.11</w:t>
            </w:r>
          </w:p>
        </w:tc>
        <w:tc>
          <w:tcPr>
            <w:tcW w:w="716" w:type="pct"/>
          </w:tcPr>
          <w:p w14:paraId="58C2A5A7" w14:textId="1BA25835" w:rsidR="00B44D8E" w:rsidRPr="00EE6A79" w:rsidRDefault="00CF73F8"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2016-02-15</w:t>
            </w:r>
          </w:p>
        </w:tc>
        <w:tc>
          <w:tcPr>
            <w:tcW w:w="1595" w:type="pct"/>
          </w:tcPr>
          <w:p w14:paraId="58C2A5A8" w14:textId="3E1E9C35" w:rsidR="00B44D8E" w:rsidRPr="00EE6A79" w:rsidRDefault="00CF73F8"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Stefan Bertos</w:t>
            </w:r>
          </w:p>
        </w:tc>
        <w:tc>
          <w:tcPr>
            <w:tcW w:w="1973" w:type="pct"/>
          </w:tcPr>
          <w:p w14:paraId="58C2A5A9" w14:textId="513B4F73" w:rsidR="00B44D8E" w:rsidRPr="00EE6A79" w:rsidRDefault="00A43AB7"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section with abbreviations</w:t>
            </w:r>
          </w:p>
        </w:tc>
      </w:tr>
      <w:tr w:rsidR="0068155B" w:rsidRPr="00FE7C46" w14:paraId="42CA2E81"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0838B88D" w14:textId="6166E9CC" w:rsidR="0068155B" w:rsidRDefault="0068155B" w:rsidP="007D6810">
            <w:pPr>
              <w:pStyle w:val="TableText"/>
              <w:rPr>
                <w:sz w:val="20"/>
                <w:szCs w:val="20"/>
              </w:rPr>
            </w:pPr>
            <w:r>
              <w:rPr>
                <w:sz w:val="20"/>
                <w:szCs w:val="20"/>
              </w:rPr>
              <w:t>0.12</w:t>
            </w:r>
          </w:p>
        </w:tc>
        <w:tc>
          <w:tcPr>
            <w:tcW w:w="716" w:type="pct"/>
          </w:tcPr>
          <w:p w14:paraId="030C9C98" w14:textId="44241645" w:rsidR="0068155B" w:rsidRDefault="0068155B"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2016-02-22</w:t>
            </w:r>
          </w:p>
        </w:tc>
        <w:tc>
          <w:tcPr>
            <w:tcW w:w="1595" w:type="pct"/>
          </w:tcPr>
          <w:p w14:paraId="15E01C82" w14:textId="377722C5" w:rsidR="0068155B" w:rsidRDefault="0068155B"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Stefan Bertos</w:t>
            </w:r>
          </w:p>
        </w:tc>
        <w:tc>
          <w:tcPr>
            <w:tcW w:w="1973" w:type="pct"/>
          </w:tcPr>
          <w:p w14:paraId="51B25DED" w14:textId="707DA0E7" w:rsidR="0068155B" w:rsidRDefault="0068155B"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Updated planning details</w:t>
            </w:r>
          </w:p>
        </w:tc>
      </w:tr>
      <w:tr w:rsidR="0083180F" w:rsidRPr="00FE7C46" w14:paraId="746A4AF1"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4348CC9F" w14:textId="2CC9F2DE" w:rsidR="0083180F" w:rsidRPr="003569BC" w:rsidRDefault="0083180F" w:rsidP="007D6810">
            <w:pPr>
              <w:pStyle w:val="TableText"/>
              <w:rPr>
                <w:color w:val="auto"/>
                <w:sz w:val="20"/>
                <w:szCs w:val="20"/>
              </w:rPr>
            </w:pPr>
            <w:r w:rsidRPr="003569BC">
              <w:rPr>
                <w:color w:val="auto"/>
                <w:sz w:val="20"/>
                <w:szCs w:val="20"/>
              </w:rPr>
              <w:t>1.0</w:t>
            </w:r>
          </w:p>
        </w:tc>
        <w:tc>
          <w:tcPr>
            <w:tcW w:w="716" w:type="pct"/>
          </w:tcPr>
          <w:p w14:paraId="5ADEB79E" w14:textId="5A76F71A" w:rsidR="0083180F" w:rsidRPr="003569BC" w:rsidRDefault="0083180F"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3569BC">
              <w:rPr>
                <w:sz w:val="20"/>
                <w:szCs w:val="20"/>
              </w:rPr>
              <w:t>2016-03-29</w:t>
            </w:r>
          </w:p>
        </w:tc>
        <w:tc>
          <w:tcPr>
            <w:tcW w:w="1595" w:type="pct"/>
          </w:tcPr>
          <w:p w14:paraId="2D3709A8" w14:textId="15018963" w:rsidR="0083180F" w:rsidRPr="003569BC" w:rsidRDefault="0083180F"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sidRPr="003569BC">
              <w:rPr>
                <w:sz w:val="20"/>
                <w:szCs w:val="20"/>
              </w:rPr>
              <w:t>Stefan Bertos</w:t>
            </w:r>
          </w:p>
        </w:tc>
        <w:tc>
          <w:tcPr>
            <w:tcW w:w="1973" w:type="pct"/>
          </w:tcPr>
          <w:p w14:paraId="337A4308" w14:textId="77005EFF" w:rsidR="0083180F" w:rsidRPr="003569BC" w:rsidRDefault="0083180F"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sidRPr="003569BC">
              <w:rPr>
                <w:sz w:val="20"/>
                <w:szCs w:val="20"/>
              </w:rPr>
              <w:t>Finalized version</w:t>
            </w:r>
          </w:p>
        </w:tc>
      </w:tr>
      <w:tr w:rsidR="003569BC" w:rsidRPr="00FE7C46" w14:paraId="05AF639F"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36776253" w14:textId="072E9FD7" w:rsidR="003569BC" w:rsidRDefault="00DA382C" w:rsidP="00DA382C">
            <w:pPr>
              <w:pStyle w:val="TableText"/>
              <w:rPr>
                <w:sz w:val="20"/>
                <w:szCs w:val="20"/>
              </w:rPr>
            </w:pPr>
            <w:r>
              <w:rPr>
                <w:sz w:val="20"/>
                <w:szCs w:val="20"/>
              </w:rPr>
              <w:t>2</w:t>
            </w:r>
            <w:r w:rsidR="003569BC">
              <w:rPr>
                <w:sz w:val="20"/>
                <w:szCs w:val="20"/>
              </w:rPr>
              <w:t>.0</w:t>
            </w:r>
          </w:p>
        </w:tc>
        <w:tc>
          <w:tcPr>
            <w:tcW w:w="716" w:type="pct"/>
          </w:tcPr>
          <w:p w14:paraId="1D03E57E" w14:textId="2071BDF9" w:rsidR="003569BC" w:rsidRDefault="00DA382C"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2017-04-28</w:t>
            </w:r>
          </w:p>
        </w:tc>
        <w:tc>
          <w:tcPr>
            <w:tcW w:w="1595" w:type="pct"/>
          </w:tcPr>
          <w:p w14:paraId="3987D65C" w14:textId="2307AF24" w:rsidR="003569BC" w:rsidRDefault="003569BC"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Michal Stepan</w:t>
            </w:r>
          </w:p>
        </w:tc>
        <w:tc>
          <w:tcPr>
            <w:tcW w:w="1973" w:type="pct"/>
          </w:tcPr>
          <w:p w14:paraId="2B375B1E" w14:textId="78D6C5B3" w:rsidR="003569BC" w:rsidRDefault="003569BC"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for 2017</w:t>
            </w:r>
          </w:p>
        </w:tc>
      </w:tr>
      <w:tr w:rsidR="00B2567B" w:rsidRPr="00B2567B" w14:paraId="1DE829AE" w14:textId="77777777" w:rsidTr="00117017">
        <w:tc>
          <w:tcPr>
            <w:cnfStyle w:val="001000000000" w:firstRow="0" w:lastRow="0" w:firstColumn="1" w:lastColumn="0" w:oddVBand="0" w:evenVBand="0" w:oddHBand="0" w:evenHBand="0" w:firstRowFirstColumn="0" w:firstRowLastColumn="0" w:lastRowFirstColumn="0" w:lastRowLastColumn="0"/>
            <w:tcW w:w="716" w:type="pct"/>
          </w:tcPr>
          <w:p w14:paraId="22FB2EAF" w14:textId="24DE35AC" w:rsidR="00B2567B" w:rsidRDefault="00B2567B" w:rsidP="00DA382C">
            <w:pPr>
              <w:pStyle w:val="TableText"/>
              <w:rPr>
                <w:sz w:val="20"/>
                <w:szCs w:val="20"/>
              </w:rPr>
            </w:pPr>
            <w:r>
              <w:rPr>
                <w:sz w:val="20"/>
                <w:szCs w:val="20"/>
              </w:rPr>
              <w:t>2.1</w:t>
            </w:r>
          </w:p>
        </w:tc>
        <w:tc>
          <w:tcPr>
            <w:tcW w:w="716" w:type="pct"/>
          </w:tcPr>
          <w:p w14:paraId="193AB749" w14:textId="63DA13E1" w:rsidR="00B2567B" w:rsidRDefault="00B2567B" w:rsidP="007D6810">
            <w:pPr>
              <w:pStyle w:val="TableT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2018-08-22</w:t>
            </w:r>
          </w:p>
        </w:tc>
        <w:tc>
          <w:tcPr>
            <w:tcW w:w="1595" w:type="pct"/>
          </w:tcPr>
          <w:p w14:paraId="7C961879" w14:textId="1151EEC5" w:rsidR="00B2567B" w:rsidRPr="00783E7D" w:rsidRDefault="00B2567B" w:rsidP="007D6810">
            <w:pPr>
              <w:pStyle w:val="TableText"/>
              <w:cnfStyle w:val="000000000000" w:firstRow="0" w:lastRow="0" w:firstColumn="0" w:lastColumn="0" w:oddVBand="0" w:evenVBand="0" w:oddHBand="0" w:evenHBand="0" w:firstRowFirstColumn="0" w:firstRowLastColumn="0" w:lastRowFirstColumn="0" w:lastRowLastColumn="0"/>
              <w:rPr>
                <w:sz w:val="20"/>
                <w:szCs w:val="20"/>
                <w:lang w:val="pl-PL"/>
              </w:rPr>
            </w:pPr>
            <w:r w:rsidRPr="00783E7D">
              <w:rPr>
                <w:sz w:val="20"/>
                <w:szCs w:val="20"/>
                <w:lang w:val="pl-PL"/>
              </w:rPr>
              <w:t>Alena Marikova, Lukas Sykora, Zdenek Vyskocil</w:t>
            </w:r>
          </w:p>
        </w:tc>
        <w:tc>
          <w:tcPr>
            <w:tcW w:w="1973" w:type="pct"/>
          </w:tcPr>
          <w:p w14:paraId="2535D990" w14:textId="23BEF916" w:rsidR="00B2567B" w:rsidRPr="00783E7D" w:rsidRDefault="00B2567B" w:rsidP="00117017">
            <w:pPr>
              <w:pStyle w:val="TableText"/>
              <w:ind w:right="491"/>
              <w:cnfStyle w:val="000000000000" w:firstRow="0" w:lastRow="0" w:firstColumn="0" w:lastColumn="0" w:oddVBand="0" w:evenVBand="0" w:oddHBand="0" w:evenHBand="0" w:firstRowFirstColumn="0" w:firstRowLastColumn="0" w:lastRowFirstColumn="0" w:lastRowLastColumn="0"/>
              <w:rPr>
                <w:sz w:val="20"/>
                <w:szCs w:val="20"/>
                <w:lang w:val="pl-PL"/>
              </w:rPr>
            </w:pPr>
            <w:r>
              <w:rPr>
                <w:sz w:val="20"/>
                <w:szCs w:val="20"/>
                <w:lang w:val="pl-PL"/>
              </w:rPr>
              <w:t>Update for 2018</w:t>
            </w:r>
          </w:p>
        </w:tc>
      </w:tr>
    </w:tbl>
    <w:p w14:paraId="58C2A5AB" w14:textId="77777777" w:rsidR="009262C0" w:rsidRPr="00783E7D" w:rsidRDefault="009262C0" w:rsidP="00B44D8E">
      <w:pPr>
        <w:pStyle w:val="BodyText"/>
        <w:rPr>
          <w:lang w:val="pl-PL"/>
        </w:rPr>
      </w:pPr>
    </w:p>
    <w:p w14:paraId="58C2A5AC" w14:textId="77777777" w:rsidR="00B44D8E" w:rsidRPr="00783E7D" w:rsidRDefault="00B44D8E" w:rsidP="00B44D8E">
      <w:pPr>
        <w:pStyle w:val="BodyText"/>
        <w:rPr>
          <w:lang w:val="pl-PL"/>
        </w:rPr>
      </w:pPr>
      <w:r w:rsidRPr="00783E7D">
        <w:rPr>
          <w:lang w:val="pl-PL"/>
        </w:rPr>
        <w:br w:type="page"/>
      </w:r>
    </w:p>
    <w:sdt>
      <w:sdtPr>
        <w:rPr>
          <w:rFonts w:asciiTheme="minorHAnsi" w:hAnsiTheme="minorHAnsi"/>
          <w:b w:val="0"/>
          <w:bCs w:val="0"/>
          <w:color w:val="auto"/>
          <w:sz w:val="20"/>
          <w:szCs w:val="22"/>
          <w:lang w:bidi="ar-SA"/>
        </w:rPr>
        <w:id w:val="-1636327555"/>
        <w:docPartObj>
          <w:docPartGallery w:val="Table of Contents"/>
          <w:docPartUnique/>
        </w:docPartObj>
      </w:sdtPr>
      <w:sdtEndPr>
        <w:rPr>
          <w:noProof/>
          <w:sz w:val="24"/>
        </w:rPr>
      </w:sdtEndPr>
      <w:sdtContent>
        <w:p w14:paraId="58C2A5AD" w14:textId="77777777" w:rsidR="00AF4BA6" w:rsidRDefault="00AF4BA6">
          <w:pPr>
            <w:pStyle w:val="TOCHeading"/>
          </w:pPr>
          <w:r>
            <w:t>Table of Contents</w:t>
          </w:r>
        </w:p>
        <w:p w14:paraId="7B2B4105" w14:textId="77777777" w:rsidR="004079AC" w:rsidRDefault="00AF4BA6">
          <w:pPr>
            <w:pStyle w:val="TOC1"/>
            <w:rPr>
              <w:rFonts w:asciiTheme="minorHAnsi" w:eastAsiaTheme="minorEastAsia" w:hAnsiTheme="minorHAnsi" w:cstheme="minorBidi"/>
              <w:b w:val="0"/>
              <w:bCs w:val="0"/>
              <w:noProof/>
              <w:color w:val="auto"/>
              <w:sz w:val="22"/>
              <w:szCs w:val="22"/>
              <w:lang w:val="cs-CZ" w:eastAsia="cs-CZ"/>
            </w:rPr>
          </w:pPr>
          <w:r>
            <w:fldChar w:fldCharType="begin"/>
          </w:r>
          <w:r>
            <w:instrText xml:space="preserve"> TOC \o "1-3" \h \z \u </w:instrText>
          </w:r>
          <w:r>
            <w:fldChar w:fldCharType="separate"/>
          </w:r>
          <w:hyperlink w:anchor="_Toc443330038" w:history="1">
            <w:r w:rsidR="004079AC" w:rsidRPr="00A45A46">
              <w:rPr>
                <w:rStyle w:val="Hyperlink"/>
                <w:noProof/>
              </w:rPr>
              <w:t>1</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Executive Summary</w:t>
            </w:r>
            <w:r w:rsidR="004079AC">
              <w:rPr>
                <w:noProof/>
                <w:webHidden/>
              </w:rPr>
              <w:tab/>
            </w:r>
            <w:r w:rsidR="004079AC">
              <w:rPr>
                <w:noProof/>
                <w:webHidden/>
              </w:rPr>
              <w:fldChar w:fldCharType="begin"/>
            </w:r>
            <w:r w:rsidR="004079AC">
              <w:rPr>
                <w:noProof/>
                <w:webHidden/>
              </w:rPr>
              <w:instrText xml:space="preserve"> PAGEREF _Toc443330038 \h </w:instrText>
            </w:r>
            <w:r w:rsidR="004079AC">
              <w:rPr>
                <w:noProof/>
                <w:webHidden/>
              </w:rPr>
            </w:r>
            <w:r w:rsidR="004079AC">
              <w:rPr>
                <w:noProof/>
                <w:webHidden/>
              </w:rPr>
              <w:fldChar w:fldCharType="separate"/>
            </w:r>
            <w:r w:rsidR="004079AC">
              <w:rPr>
                <w:noProof/>
                <w:webHidden/>
              </w:rPr>
              <w:t>5</w:t>
            </w:r>
            <w:r w:rsidR="004079AC">
              <w:rPr>
                <w:noProof/>
                <w:webHidden/>
              </w:rPr>
              <w:fldChar w:fldCharType="end"/>
            </w:r>
          </w:hyperlink>
        </w:p>
        <w:p w14:paraId="456A69E8"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39" w:history="1">
            <w:r w:rsidR="004079AC" w:rsidRPr="00A45A46">
              <w:rPr>
                <w:rStyle w:val="Hyperlink"/>
                <w:noProof/>
              </w:rPr>
              <w:t>2</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Introduction</w:t>
            </w:r>
            <w:r w:rsidR="004079AC">
              <w:rPr>
                <w:noProof/>
                <w:webHidden/>
              </w:rPr>
              <w:tab/>
            </w:r>
            <w:r w:rsidR="004079AC">
              <w:rPr>
                <w:noProof/>
                <w:webHidden/>
              </w:rPr>
              <w:fldChar w:fldCharType="begin"/>
            </w:r>
            <w:r w:rsidR="004079AC">
              <w:rPr>
                <w:noProof/>
                <w:webHidden/>
              </w:rPr>
              <w:instrText xml:space="preserve"> PAGEREF _Toc443330039 \h </w:instrText>
            </w:r>
            <w:r w:rsidR="004079AC">
              <w:rPr>
                <w:noProof/>
                <w:webHidden/>
              </w:rPr>
            </w:r>
            <w:r w:rsidR="004079AC">
              <w:rPr>
                <w:noProof/>
                <w:webHidden/>
              </w:rPr>
              <w:fldChar w:fldCharType="separate"/>
            </w:r>
            <w:r w:rsidR="004079AC">
              <w:rPr>
                <w:noProof/>
                <w:webHidden/>
              </w:rPr>
              <w:t>6</w:t>
            </w:r>
            <w:r w:rsidR="004079AC">
              <w:rPr>
                <w:noProof/>
                <w:webHidden/>
              </w:rPr>
              <w:fldChar w:fldCharType="end"/>
            </w:r>
          </w:hyperlink>
        </w:p>
        <w:p w14:paraId="1E6DC452"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40" w:history="1">
            <w:r w:rsidR="004079AC" w:rsidRPr="00A45A46">
              <w:rPr>
                <w:rStyle w:val="Hyperlink"/>
                <w:noProof/>
              </w:rPr>
              <w:t>3</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Purpose</w:t>
            </w:r>
            <w:r w:rsidR="004079AC">
              <w:rPr>
                <w:noProof/>
                <w:webHidden/>
              </w:rPr>
              <w:tab/>
            </w:r>
            <w:r w:rsidR="004079AC">
              <w:rPr>
                <w:noProof/>
                <w:webHidden/>
              </w:rPr>
              <w:fldChar w:fldCharType="begin"/>
            </w:r>
            <w:r w:rsidR="004079AC">
              <w:rPr>
                <w:noProof/>
                <w:webHidden/>
              </w:rPr>
              <w:instrText xml:space="preserve"> PAGEREF _Toc443330040 \h </w:instrText>
            </w:r>
            <w:r w:rsidR="004079AC">
              <w:rPr>
                <w:noProof/>
                <w:webHidden/>
              </w:rPr>
            </w:r>
            <w:r w:rsidR="004079AC">
              <w:rPr>
                <w:noProof/>
                <w:webHidden/>
              </w:rPr>
              <w:fldChar w:fldCharType="separate"/>
            </w:r>
            <w:r w:rsidR="004079AC">
              <w:rPr>
                <w:noProof/>
                <w:webHidden/>
              </w:rPr>
              <w:t>7</w:t>
            </w:r>
            <w:r w:rsidR="004079AC">
              <w:rPr>
                <w:noProof/>
                <w:webHidden/>
              </w:rPr>
              <w:fldChar w:fldCharType="end"/>
            </w:r>
          </w:hyperlink>
        </w:p>
        <w:p w14:paraId="74114BDD" w14:textId="77777777" w:rsidR="004079AC" w:rsidRDefault="001F0F19">
          <w:pPr>
            <w:pStyle w:val="TOC2"/>
            <w:rPr>
              <w:rFonts w:eastAsiaTheme="minorEastAsia" w:cstheme="minorBidi"/>
              <w:b w:val="0"/>
              <w:noProof/>
              <w:color w:val="auto"/>
              <w:sz w:val="22"/>
              <w:lang w:val="cs-CZ" w:eastAsia="cs-CZ"/>
            </w:rPr>
          </w:pPr>
          <w:hyperlink w:anchor="_Toc443330041" w:history="1">
            <w:r w:rsidR="004079AC" w:rsidRPr="00A45A46">
              <w:rPr>
                <w:rStyle w:val="Hyperlink"/>
                <w:noProof/>
              </w:rPr>
              <w:t>3.1</w:t>
            </w:r>
            <w:r w:rsidR="004079AC">
              <w:rPr>
                <w:rFonts w:eastAsiaTheme="minorEastAsia" w:cstheme="minorBidi"/>
                <w:b w:val="0"/>
                <w:noProof/>
                <w:color w:val="auto"/>
                <w:sz w:val="22"/>
                <w:lang w:val="cs-CZ" w:eastAsia="cs-CZ"/>
              </w:rPr>
              <w:tab/>
            </w:r>
            <w:r w:rsidR="004079AC" w:rsidRPr="00A45A46">
              <w:rPr>
                <w:rStyle w:val="Hyperlink"/>
                <w:noProof/>
              </w:rPr>
              <w:t>Abbreviations</w:t>
            </w:r>
            <w:r w:rsidR="004079AC">
              <w:rPr>
                <w:noProof/>
                <w:webHidden/>
              </w:rPr>
              <w:tab/>
            </w:r>
            <w:r w:rsidR="004079AC">
              <w:rPr>
                <w:noProof/>
                <w:webHidden/>
              </w:rPr>
              <w:fldChar w:fldCharType="begin"/>
            </w:r>
            <w:r w:rsidR="004079AC">
              <w:rPr>
                <w:noProof/>
                <w:webHidden/>
              </w:rPr>
              <w:instrText xml:space="preserve"> PAGEREF _Toc443330041 \h </w:instrText>
            </w:r>
            <w:r w:rsidR="004079AC">
              <w:rPr>
                <w:noProof/>
                <w:webHidden/>
              </w:rPr>
            </w:r>
            <w:r w:rsidR="004079AC">
              <w:rPr>
                <w:noProof/>
                <w:webHidden/>
              </w:rPr>
              <w:fldChar w:fldCharType="separate"/>
            </w:r>
            <w:r w:rsidR="004079AC">
              <w:rPr>
                <w:noProof/>
                <w:webHidden/>
              </w:rPr>
              <w:t>7</w:t>
            </w:r>
            <w:r w:rsidR="004079AC">
              <w:rPr>
                <w:noProof/>
                <w:webHidden/>
              </w:rPr>
              <w:fldChar w:fldCharType="end"/>
            </w:r>
          </w:hyperlink>
        </w:p>
        <w:p w14:paraId="56984177"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42" w:history="1">
            <w:r w:rsidR="004079AC" w:rsidRPr="00A45A46">
              <w:rPr>
                <w:rStyle w:val="Hyperlink"/>
                <w:noProof/>
              </w:rPr>
              <w:t>4</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Future State Business Process</w:t>
            </w:r>
            <w:r w:rsidR="004079AC">
              <w:rPr>
                <w:noProof/>
                <w:webHidden/>
              </w:rPr>
              <w:tab/>
            </w:r>
            <w:r w:rsidR="004079AC">
              <w:rPr>
                <w:noProof/>
                <w:webHidden/>
              </w:rPr>
              <w:fldChar w:fldCharType="begin"/>
            </w:r>
            <w:r w:rsidR="004079AC">
              <w:rPr>
                <w:noProof/>
                <w:webHidden/>
              </w:rPr>
              <w:instrText xml:space="preserve"> PAGEREF _Toc443330042 \h </w:instrText>
            </w:r>
            <w:r w:rsidR="004079AC">
              <w:rPr>
                <w:noProof/>
                <w:webHidden/>
              </w:rPr>
            </w:r>
            <w:r w:rsidR="004079AC">
              <w:rPr>
                <w:noProof/>
                <w:webHidden/>
              </w:rPr>
              <w:fldChar w:fldCharType="separate"/>
            </w:r>
            <w:r w:rsidR="004079AC">
              <w:rPr>
                <w:noProof/>
                <w:webHidden/>
              </w:rPr>
              <w:t>9</w:t>
            </w:r>
            <w:r w:rsidR="004079AC">
              <w:rPr>
                <w:noProof/>
                <w:webHidden/>
              </w:rPr>
              <w:fldChar w:fldCharType="end"/>
            </w:r>
          </w:hyperlink>
        </w:p>
        <w:p w14:paraId="2A144687" w14:textId="77777777" w:rsidR="004079AC" w:rsidRDefault="001F0F19">
          <w:pPr>
            <w:pStyle w:val="TOC2"/>
            <w:rPr>
              <w:rFonts w:eastAsiaTheme="minorEastAsia" w:cstheme="minorBidi"/>
              <w:b w:val="0"/>
              <w:noProof/>
              <w:color w:val="auto"/>
              <w:sz w:val="22"/>
              <w:lang w:val="cs-CZ" w:eastAsia="cs-CZ"/>
            </w:rPr>
          </w:pPr>
          <w:hyperlink w:anchor="_Toc443330043" w:history="1">
            <w:r w:rsidR="004079AC" w:rsidRPr="00A45A46">
              <w:rPr>
                <w:rStyle w:val="Hyperlink"/>
                <w:noProof/>
              </w:rPr>
              <w:t>4.1</w:t>
            </w:r>
            <w:r w:rsidR="004079AC">
              <w:rPr>
                <w:rFonts w:eastAsiaTheme="minorEastAsia" w:cstheme="minorBidi"/>
                <w:b w:val="0"/>
                <w:noProof/>
                <w:color w:val="auto"/>
                <w:sz w:val="22"/>
                <w:lang w:val="cs-CZ" w:eastAsia="cs-CZ"/>
              </w:rPr>
              <w:tab/>
            </w:r>
            <w:r w:rsidR="004079AC" w:rsidRPr="00A45A46">
              <w:rPr>
                <w:rStyle w:val="Hyperlink"/>
                <w:noProof/>
              </w:rPr>
              <w:t>Process / Business Scenario - Collect data</w:t>
            </w:r>
            <w:r w:rsidR="004079AC">
              <w:rPr>
                <w:noProof/>
                <w:webHidden/>
              </w:rPr>
              <w:tab/>
            </w:r>
            <w:r w:rsidR="004079AC">
              <w:rPr>
                <w:noProof/>
                <w:webHidden/>
              </w:rPr>
              <w:fldChar w:fldCharType="begin"/>
            </w:r>
            <w:r w:rsidR="004079AC">
              <w:rPr>
                <w:noProof/>
                <w:webHidden/>
              </w:rPr>
              <w:instrText xml:space="preserve"> PAGEREF _Toc443330043 \h </w:instrText>
            </w:r>
            <w:r w:rsidR="004079AC">
              <w:rPr>
                <w:noProof/>
                <w:webHidden/>
              </w:rPr>
            </w:r>
            <w:r w:rsidR="004079AC">
              <w:rPr>
                <w:noProof/>
                <w:webHidden/>
              </w:rPr>
              <w:fldChar w:fldCharType="separate"/>
            </w:r>
            <w:r w:rsidR="004079AC">
              <w:rPr>
                <w:noProof/>
                <w:webHidden/>
              </w:rPr>
              <w:t>10</w:t>
            </w:r>
            <w:r w:rsidR="004079AC">
              <w:rPr>
                <w:noProof/>
                <w:webHidden/>
              </w:rPr>
              <w:fldChar w:fldCharType="end"/>
            </w:r>
          </w:hyperlink>
        </w:p>
        <w:p w14:paraId="66E269C7" w14:textId="77777777" w:rsidR="004079AC" w:rsidRDefault="001F0F19">
          <w:pPr>
            <w:pStyle w:val="TOC2"/>
            <w:rPr>
              <w:rFonts w:eastAsiaTheme="minorEastAsia" w:cstheme="minorBidi"/>
              <w:b w:val="0"/>
              <w:noProof/>
              <w:color w:val="auto"/>
              <w:sz w:val="22"/>
              <w:lang w:val="cs-CZ" w:eastAsia="cs-CZ"/>
            </w:rPr>
          </w:pPr>
          <w:hyperlink w:anchor="_Toc443330044" w:history="1">
            <w:r w:rsidR="004079AC" w:rsidRPr="00A45A46">
              <w:rPr>
                <w:rStyle w:val="Hyperlink"/>
                <w:noProof/>
              </w:rPr>
              <w:t>4.2</w:t>
            </w:r>
            <w:r w:rsidR="004079AC">
              <w:rPr>
                <w:rFonts w:eastAsiaTheme="minorEastAsia" w:cstheme="minorBidi"/>
                <w:b w:val="0"/>
                <w:noProof/>
                <w:color w:val="auto"/>
                <w:sz w:val="22"/>
                <w:lang w:val="cs-CZ" w:eastAsia="cs-CZ"/>
              </w:rPr>
              <w:tab/>
            </w:r>
            <w:r w:rsidR="004079AC" w:rsidRPr="00A45A46">
              <w:rPr>
                <w:rStyle w:val="Hyperlink"/>
                <w:noProof/>
              </w:rPr>
              <w:t>Process / Business Scenario – Calculate PD</w:t>
            </w:r>
            <w:r w:rsidR="004079AC">
              <w:rPr>
                <w:noProof/>
                <w:webHidden/>
              </w:rPr>
              <w:tab/>
            </w:r>
            <w:r w:rsidR="004079AC">
              <w:rPr>
                <w:noProof/>
                <w:webHidden/>
              </w:rPr>
              <w:fldChar w:fldCharType="begin"/>
            </w:r>
            <w:r w:rsidR="004079AC">
              <w:rPr>
                <w:noProof/>
                <w:webHidden/>
              </w:rPr>
              <w:instrText xml:space="preserve"> PAGEREF _Toc443330044 \h </w:instrText>
            </w:r>
            <w:r w:rsidR="004079AC">
              <w:rPr>
                <w:noProof/>
                <w:webHidden/>
              </w:rPr>
            </w:r>
            <w:r w:rsidR="004079AC">
              <w:rPr>
                <w:noProof/>
                <w:webHidden/>
              </w:rPr>
              <w:fldChar w:fldCharType="separate"/>
            </w:r>
            <w:r w:rsidR="004079AC">
              <w:rPr>
                <w:noProof/>
                <w:webHidden/>
              </w:rPr>
              <w:t>12</w:t>
            </w:r>
            <w:r w:rsidR="004079AC">
              <w:rPr>
                <w:noProof/>
                <w:webHidden/>
              </w:rPr>
              <w:fldChar w:fldCharType="end"/>
            </w:r>
          </w:hyperlink>
        </w:p>
        <w:p w14:paraId="1700F51A" w14:textId="77777777" w:rsidR="004079AC" w:rsidRDefault="001F0F19">
          <w:pPr>
            <w:pStyle w:val="TOC2"/>
            <w:rPr>
              <w:rFonts w:eastAsiaTheme="minorEastAsia" w:cstheme="minorBidi"/>
              <w:b w:val="0"/>
              <w:noProof/>
              <w:color w:val="auto"/>
              <w:sz w:val="22"/>
              <w:lang w:val="cs-CZ" w:eastAsia="cs-CZ"/>
            </w:rPr>
          </w:pPr>
          <w:hyperlink w:anchor="_Toc443330045" w:history="1">
            <w:r w:rsidR="004079AC" w:rsidRPr="00A45A46">
              <w:rPr>
                <w:rStyle w:val="Hyperlink"/>
                <w:noProof/>
              </w:rPr>
              <w:t>4.3</w:t>
            </w:r>
            <w:r w:rsidR="004079AC">
              <w:rPr>
                <w:rFonts w:eastAsiaTheme="minorEastAsia" w:cstheme="minorBidi"/>
                <w:b w:val="0"/>
                <w:noProof/>
                <w:color w:val="auto"/>
                <w:sz w:val="22"/>
                <w:lang w:val="cs-CZ" w:eastAsia="cs-CZ"/>
              </w:rPr>
              <w:tab/>
            </w:r>
            <w:r w:rsidR="004079AC" w:rsidRPr="00A45A46">
              <w:rPr>
                <w:rStyle w:val="Hyperlink"/>
                <w:noProof/>
              </w:rPr>
              <w:t>Process / Business Scenario – Distribute data to downstream systems</w:t>
            </w:r>
            <w:r w:rsidR="004079AC">
              <w:rPr>
                <w:noProof/>
                <w:webHidden/>
              </w:rPr>
              <w:tab/>
            </w:r>
            <w:r w:rsidR="004079AC">
              <w:rPr>
                <w:noProof/>
                <w:webHidden/>
              </w:rPr>
              <w:fldChar w:fldCharType="begin"/>
            </w:r>
            <w:r w:rsidR="004079AC">
              <w:rPr>
                <w:noProof/>
                <w:webHidden/>
              </w:rPr>
              <w:instrText xml:space="preserve"> PAGEREF _Toc443330045 \h </w:instrText>
            </w:r>
            <w:r w:rsidR="004079AC">
              <w:rPr>
                <w:noProof/>
                <w:webHidden/>
              </w:rPr>
            </w:r>
            <w:r w:rsidR="004079AC">
              <w:rPr>
                <w:noProof/>
                <w:webHidden/>
              </w:rPr>
              <w:fldChar w:fldCharType="separate"/>
            </w:r>
            <w:r w:rsidR="004079AC">
              <w:rPr>
                <w:noProof/>
                <w:webHidden/>
              </w:rPr>
              <w:t>14</w:t>
            </w:r>
            <w:r w:rsidR="004079AC">
              <w:rPr>
                <w:noProof/>
                <w:webHidden/>
              </w:rPr>
              <w:fldChar w:fldCharType="end"/>
            </w:r>
          </w:hyperlink>
        </w:p>
        <w:p w14:paraId="1AC798F3"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46" w:history="1">
            <w:r w:rsidR="004079AC" w:rsidRPr="00A45A46">
              <w:rPr>
                <w:rStyle w:val="Hyperlink"/>
                <w:noProof/>
              </w:rPr>
              <w:t>5</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General System-Wide Requirements</w:t>
            </w:r>
            <w:r w:rsidR="004079AC">
              <w:rPr>
                <w:noProof/>
                <w:webHidden/>
              </w:rPr>
              <w:tab/>
            </w:r>
            <w:r w:rsidR="004079AC">
              <w:rPr>
                <w:noProof/>
                <w:webHidden/>
              </w:rPr>
              <w:fldChar w:fldCharType="begin"/>
            </w:r>
            <w:r w:rsidR="004079AC">
              <w:rPr>
                <w:noProof/>
                <w:webHidden/>
              </w:rPr>
              <w:instrText xml:space="preserve"> PAGEREF _Toc443330046 \h </w:instrText>
            </w:r>
            <w:r w:rsidR="004079AC">
              <w:rPr>
                <w:noProof/>
                <w:webHidden/>
              </w:rPr>
            </w:r>
            <w:r w:rsidR="004079AC">
              <w:rPr>
                <w:noProof/>
                <w:webHidden/>
              </w:rPr>
              <w:fldChar w:fldCharType="separate"/>
            </w:r>
            <w:r w:rsidR="004079AC">
              <w:rPr>
                <w:noProof/>
                <w:webHidden/>
              </w:rPr>
              <w:t>15</w:t>
            </w:r>
            <w:r w:rsidR="004079AC">
              <w:rPr>
                <w:noProof/>
                <w:webHidden/>
              </w:rPr>
              <w:fldChar w:fldCharType="end"/>
            </w:r>
          </w:hyperlink>
        </w:p>
        <w:p w14:paraId="76436616" w14:textId="77777777" w:rsidR="004079AC" w:rsidRDefault="001F0F19">
          <w:pPr>
            <w:pStyle w:val="TOC2"/>
            <w:rPr>
              <w:rFonts w:eastAsiaTheme="minorEastAsia" w:cstheme="minorBidi"/>
              <w:b w:val="0"/>
              <w:noProof/>
              <w:color w:val="auto"/>
              <w:sz w:val="22"/>
              <w:lang w:val="cs-CZ" w:eastAsia="cs-CZ"/>
            </w:rPr>
          </w:pPr>
          <w:hyperlink w:anchor="_Toc443330047" w:history="1">
            <w:r w:rsidR="004079AC" w:rsidRPr="00A45A46">
              <w:rPr>
                <w:rStyle w:val="Hyperlink"/>
                <w:noProof/>
              </w:rPr>
              <w:t>5.1</w:t>
            </w:r>
            <w:r w:rsidR="004079AC">
              <w:rPr>
                <w:rFonts w:eastAsiaTheme="minorEastAsia" w:cstheme="minorBidi"/>
                <w:b w:val="0"/>
                <w:noProof/>
                <w:color w:val="auto"/>
                <w:sz w:val="22"/>
                <w:lang w:val="cs-CZ" w:eastAsia="cs-CZ"/>
              </w:rPr>
              <w:tab/>
            </w:r>
            <w:r w:rsidR="004079AC" w:rsidRPr="00A45A46">
              <w:rPr>
                <w:rStyle w:val="Hyperlink"/>
                <w:noProof/>
              </w:rPr>
              <w:t>Global Support</w:t>
            </w:r>
            <w:r w:rsidR="004079AC">
              <w:rPr>
                <w:noProof/>
                <w:webHidden/>
              </w:rPr>
              <w:tab/>
            </w:r>
            <w:r w:rsidR="004079AC">
              <w:rPr>
                <w:noProof/>
                <w:webHidden/>
              </w:rPr>
              <w:fldChar w:fldCharType="begin"/>
            </w:r>
            <w:r w:rsidR="004079AC">
              <w:rPr>
                <w:noProof/>
                <w:webHidden/>
              </w:rPr>
              <w:instrText xml:space="preserve"> PAGEREF _Toc443330047 \h </w:instrText>
            </w:r>
            <w:r w:rsidR="004079AC">
              <w:rPr>
                <w:noProof/>
                <w:webHidden/>
              </w:rPr>
            </w:r>
            <w:r w:rsidR="004079AC">
              <w:rPr>
                <w:noProof/>
                <w:webHidden/>
              </w:rPr>
              <w:fldChar w:fldCharType="separate"/>
            </w:r>
            <w:r w:rsidR="004079AC">
              <w:rPr>
                <w:noProof/>
                <w:webHidden/>
              </w:rPr>
              <w:t>15</w:t>
            </w:r>
            <w:r w:rsidR="004079AC">
              <w:rPr>
                <w:noProof/>
                <w:webHidden/>
              </w:rPr>
              <w:fldChar w:fldCharType="end"/>
            </w:r>
          </w:hyperlink>
        </w:p>
        <w:p w14:paraId="12B04298" w14:textId="77777777" w:rsidR="004079AC" w:rsidRDefault="001F0F19">
          <w:pPr>
            <w:pStyle w:val="TOC3"/>
            <w:rPr>
              <w:rFonts w:eastAsiaTheme="minorEastAsia" w:cstheme="minorBidi"/>
              <w:sz w:val="22"/>
              <w:lang w:val="cs-CZ" w:eastAsia="cs-CZ"/>
            </w:rPr>
          </w:pPr>
          <w:hyperlink w:anchor="_Toc443330048" w:history="1">
            <w:r w:rsidR="004079AC" w:rsidRPr="00A45A46">
              <w:rPr>
                <w:rStyle w:val="Hyperlink"/>
                <w:lang w:eastAsia="sv-SE"/>
              </w:rPr>
              <w:t>5.1.1</w:t>
            </w:r>
            <w:r w:rsidR="004079AC">
              <w:rPr>
                <w:rFonts w:eastAsiaTheme="minorEastAsia" w:cstheme="minorBidi"/>
                <w:sz w:val="22"/>
                <w:lang w:val="cs-CZ" w:eastAsia="cs-CZ"/>
              </w:rPr>
              <w:tab/>
            </w:r>
            <w:r w:rsidR="004079AC" w:rsidRPr="00A45A46">
              <w:rPr>
                <w:rStyle w:val="Hyperlink"/>
                <w:lang w:eastAsia="sv-SE"/>
              </w:rPr>
              <w:t>Multi-Language</w:t>
            </w:r>
            <w:r w:rsidR="004079AC">
              <w:rPr>
                <w:webHidden/>
              </w:rPr>
              <w:tab/>
            </w:r>
            <w:r w:rsidR="004079AC">
              <w:rPr>
                <w:webHidden/>
              </w:rPr>
              <w:fldChar w:fldCharType="begin"/>
            </w:r>
            <w:r w:rsidR="004079AC">
              <w:rPr>
                <w:webHidden/>
              </w:rPr>
              <w:instrText xml:space="preserve"> PAGEREF _Toc443330048 \h </w:instrText>
            </w:r>
            <w:r w:rsidR="004079AC">
              <w:rPr>
                <w:webHidden/>
              </w:rPr>
            </w:r>
            <w:r w:rsidR="004079AC">
              <w:rPr>
                <w:webHidden/>
              </w:rPr>
              <w:fldChar w:fldCharType="separate"/>
            </w:r>
            <w:r w:rsidR="004079AC">
              <w:rPr>
                <w:webHidden/>
              </w:rPr>
              <w:t>15</w:t>
            </w:r>
            <w:r w:rsidR="004079AC">
              <w:rPr>
                <w:webHidden/>
              </w:rPr>
              <w:fldChar w:fldCharType="end"/>
            </w:r>
          </w:hyperlink>
        </w:p>
        <w:p w14:paraId="0EF78A94" w14:textId="77777777" w:rsidR="004079AC" w:rsidRDefault="001F0F19">
          <w:pPr>
            <w:pStyle w:val="TOC3"/>
            <w:rPr>
              <w:rFonts w:eastAsiaTheme="minorEastAsia" w:cstheme="minorBidi"/>
              <w:sz w:val="22"/>
              <w:lang w:val="cs-CZ" w:eastAsia="cs-CZ"/>
            </w:rPr>
          </w:pPr>
          <w:hyperlink w:anchor="_Toc443330049" w:history="1">
            <w:r w:rsidR="004079AC" w:rsidRPr="00A45A46">
              <w:rPr>
                <w:rStyle w:val="Hyperlink"/>
                <w:lang w:eastAsia="sv-SE"/>
              </w:rPr>
              <w:t>5.1.2</w:t>
            </w:r>
            <w:r w:rsidR="004079AC">
              <w:rPr>
                <w:rFonts w:eastAsiaTheme="minorEastAsia" w:cstheme="minorBidi"/>
                <w:sz w:val="22"/>
                <w:lang w:val="cs-CZ" w:eastAsia="cs-CZ"/>
              </w:rPr>
              <w:tab/>
            </w:r>
            <w:r w:rsidR="004079AC" w:rsidRPr="00A45A46">
              <w:rPr>
                <w:rStyle w:val="Hyperlink"/>
                <w:lang w:eastAsia="sv-SE"/>
              </w:rPr>
              <w:t>Multi-Currency</w:t>
            </w:r>
            <w:r w:rsidR="004079AC">
              <w:rPr>
                <w:webHidden/>
              </w:rPr>
              <w:tab/>
            </w:r>
            <w:r w:rsidR="004079AC">
              <w:rPr>
                <w:webHidden/>
              </w:rPr>
              <w:fldChar w:fldCharType="begin"/>
            </w:r>
            <w:r w:rsidR="004079AC">
              <w:rPr>
                <w:webHidden/>
              </w:rPr>
              <w:instrText xml:space="preserve"> PAGEREF _Toc443330049 \h </w:instrText>
            </w:r>
            <w:r w:rsidR="004079AC">
              <w:rPr>
                <w:webHidden/>
              </w:rPr>
            </w:r>
            <w:r w:rsidR="004079AC">
              <w:rPr>
                <w:webHidden/>
              </w:rPr>
              <w:fldChar w:fldCharType="separate"/>
            </w:r>
            <w:r w:rsidR="004079AC">
              <w:rPr>
                <w:webHidden/>
              </w:rPr>
              <w:t>15</w:t>
            </w:r>
            <w:r w:rsidR="004079AC">
              <w:rPr>
                <w:webHidden/>
              </w:rPr>
              <w:fldChar w:fldCharType="end"/>
            </w:r>
          </w:hyperlink>
        </w:p>
        <w:p w14:paraId="498BFC93" w14:textId="77777777" w:rsidR="004079AC" w:rsidRDefault="001F0F19">
          <w:pPr>
            <w:pStyle w:val="TOC2"/>
            <w:rPr>
              <w:rFonts w:eastAsiaTheme="minorEastAsia" w:cstheme="minorBidi"/>
              <w:b w:val="0"/>
              <w:noProof/>
              <w:color w:val="auto"/>
              <w:sz w:val="22"/>
              <w:lang w:val="cs-CZ" w:eastAsia="cs-CZ"/>
            </w:rPr>
          </w:pPr>
          <w:hyperlink w:anchor="_Toc443330050" w:history="1">
            <w:r w:rsidR="004079AC" w:rsidRPr="00A45A46">
              <w:rPr>
                <w:rStyle w:val="Hyperlink"/>
                <w:noProof/>
              </w:rPr>
              <w:t>5.2</w:t>
            </w:r>
            <w:r w:rsidR="004079AC">
              <w:rPr>
                <w:rFonts w:eastAsiaTheme="minorEastAsia" w:cstheme="minorBidi"/>
                <w:b w:val="0"/>
                <w:noProof/>
                <w:color w:val="auto"/>
                <w:sz w:val="22"/>
                <w:lang w:val="cs-CZ" w:eastAsia="cs-CZ"/>
              </w:rPr>
              <w:tab/>
            </w:r>
            <w:r w:rsidR="004079AC" w:rsidRPr="00A45A46">
              <w:rPr>
                <w:rStyle w:val="Hyperlink"/>
                <w:noProof/>
              </w:rPr>
              <w:t>Data Management</w:t>
            </w:r>
            <w:r w:rsidR="004079AC">
              <w:rPr>
                <w:noProof/>
                <w:webHidden/>
              </w:rPr>
              <w:tab/>
            </w:r>
            <w:r w:rsidR="004079AC">
              <w:rPr>
                <w:noProof/>
                <w:webHidden/>
              </w:rPr>
              <w:fldChar w:fldCharType="begin"/>
            </w:r>
            <w:r w:rsidR="004079AC">
              <w:rPr>
                <w:noProof/>
                <w:webHidden/>
              </w:rPr>
              <w:instrText xml:space="preserve"> PAGEREF _Toc443330050 \h </w:instrText>
            </w:r>
            <w:r w:rsidR="004079AC">
              <w:rPr>
                <w:noProof/>
                <w:webHidden/>
              </w:rPr>
            </w:r>
            <w:r w:rsidR="004079AC">
              <w:rPr>
                <w:noProof/>
                <w:webHidden/>
              </w:rPr>
              <w:fldChar w:fldCharType="separate"/>
            </w:r>
            <w:r w:rsidR="004079AC">
              <w:rPr>
                <w:noProof/>
                <w:webHidden/>
              </w:rPr>
              <w:t>15</w:t>
            </w:r>
            <w:r w:rsidR="004079AC">
              <w:rPr>
                <w:noProof/>
                <w:webHidden/>
              </w:rPr>
              <w:fldChar w:fldCharType="end"/>
            </w:r>
          </w:hyperlink>
        </w:p>
        <w:p w14:paraId="1A655EB5" w14:textId="77777777" w:rsidR="004079AC" w:rsidRDefault="001F0F19">
          <w:pPr>
            <w:pStyle w:val="TOC3"/>
            <w:rPr>
              <w:rFonts w:eastAsiaTheme="minorEastAsia" w:cstheme="minorBidi"/>
              <w:sz w:val="22"/>
              <w:lang w:val="cs-CZ" w:eastAsia="cs-CZ"/>
            </w:rPr>
          </w:pPr>
          <w:hyperlink w:anchor="_Toc443330051" w:history="1">
            <w:r w:rsidR="004079AC" w:rsidRPr="00A45A46">
              <w:rPr>
                <w:rStyle w:val="Hyperlink"/>
              </w:rPr>
              <w:t>5.2.1</w:t>
            </w:r>
            <w:r w:rsidR="004079AC">
              <w:rPr>
                <w:rFonts w:eastAsiaTheme="minorEastAsia" w:cstheme="minorBidi"/>
                <w:sz w:val="22"/>
                <w:lang w:val="cs-CZ" w:eastAsia="cs-CZ"/>
              </w:rPr>
              <w:tab/>
            </w:r>
            <w:r w:rsidR="004079AC" w:rsidRPr="00A45A46">
              <w:rPr>
                <w:rStyle w:val="Hyperlink"/>
              </w:rPr>
              <w:t>Data Import</w:t>
            </w:r>
            <w:r w:rsidR="004079AC">
              <w:rPr>
                <w:webHidden/>
              </w:rPr>
              <w:tab/>
            </w:r>
            <w:r w:rsidR="004079AC">
              <w:rPr>
                <w:webHidden/>
              </w:rPr>
              <w:fldChar w:fldCharType="begin"/>
            </w:r>
            <w:r w:rsidR="004079AC">
              <w:rPr>
                <w:webHidden/>
              </w:rPr>
              <w:instrText xml:space="preserve"> PAGEREF _Toc443330051 \h </w:instrText>
            </w:r>
            <w:r w:rsidR="004079AC">
              <w:rPr>
                <w:webHidden/>
              </w:rPr>
            </w:r>
            <w:r w:rsidR="004079AC">
              <w:rPr>
                <w:webHidden/>
              </w:rPr>
              <w:fldChar w:fldCharType="separate"/>
            </w:r>
            <w:r w:rsidR="004079AC">
              <w:rPr>
                <w:webHidden/>
              </w:rPr>
              <w:t>15</w:t>
            </w:r>
            <w:r w:rsidR="004079AC">
              <w:rPr>
                <w:webHidden/>
              </w:rPr>
              <w:fldChar w:fldCharType="end"/>
            </w:r>
          </w:hyperlink>
        </w:p>
        <w:p w14:paraId="3DEF0E49" w14:textId="77777777" w:rsidR="004079AC" w:rsidRDefault="001F0F19">
          <w:pPr>
            <w:pStyle w:val="TOC3"/>
            <w:rPr>
              <w:rFonts w:eastAsiaTheme="minorEastAsia" w:cstheme="minorBidi"/>
              <w:sz w:val="22"/>
              <w:lang w:val="cs-CZ" w:eastAsia="cs-CZ"/>
            </w:rPr>
          </w:pPr>
          <w:hyperlink w:anchor="_Toc443330052" w:history="1">
            <w:r w:rsidR="004079AC" w:rsidRPr="00A45A46">
              <w:rPr>
                <w:rStyle w:val="Hyperlink"/>
              </w:rPr>
              <w:t>5.2.2</w:t>
            </w:r>
            <w:r w:rsidR="004079AC">
              <w:rPr>
                <w:rFonts w:eastAsiaTheme="minorEastAsia" w:cstheme="minorBidi"/>
                <w:sz w:val="22"/>
                <w:lang w:val="cs-CZ" w:eastAsia="cs-CZ"/>
              </w:rPr>
              <w:tab/>
            </w:r>
            <w:r w:rsidR="004079AC" w:rsidRPr="00A45A46">
              <w:rPr>
                <w:rStyle w:val="Hyperlink"/>
              </w:rPr>
              <w:t>Data Export</w:t>
            </w:r>
            <w:r w:rsidR="004079AC">
              <w:rPr>
                <w:webHidden/>
              </w:rPr>
              <w:tab/>
            </w:r>
            <w:r w:rsidR="004079AC">
              <w:rPr>
                <w:webHidden/>
              </w:rPr>
              <w:fldChar w:fldCharType="begin"/>
            </w:r>
            <w:r w:rsidR="004079AC">
              <w:rPr>
                <w:webHidden/>
              </w:rPr>
              <w:instrText xml:space="preserve"> PAGEREF _Toc443330052 \h </w:instrText>
            </w:r>
            <w:r w:rsidR="004079AC">
              <w:rPr>
                <w:webHidden/>
              </w:rPr>
            </w:r>
            <w:r w:rsidR="004079AC">
              <w:rPr>
                <w:webHidden/>
              </w:rPr>
              <w:fldChar w:fldCharType="separate"/>
            </w:r>
            <w:r w:rsidR="004079AC">
              <w:rPr>
                <w:webHidden/>
              </w:rPr>
              <w:t>15</w:t>
            </w:r>
            <w:r w:rsidR="004079AC">
              <w:rPr>
                <w:webHidden/>
              </w:rPr>
              <w:fldChar w:fldCharType="end"/>
            </w:r>
          </w:hyperlink>
        </w:p>
        <w:p w14:paraId="1703D9C5" w14:textId="77777777" w:rsidR="004079AC" w:rsidRDefault="001F0F19">
          <w:pPr>
            <w:pStyle w:val="TOC3"/>
            <w:rPr>
              <w:rFonts w:eastAsiaTheme="minorEastAsia" w:cstheme="minorBidi"/>
              <w:sz w:val="22"/>
              <w:lang w:val="cs-CZ" w:eastAsia="cs-CZ"/>
            </w:rPr>
          </w:pPr>
          <w:hyperlink w:anchor="_Toc443330053" w:history="1">
            <w:r w:rsidR="004079AC" w:rsidRPr="00A45A46">
              <w:rPr>
                <w:rStyle w:val="Hyperlink"/>
              </w:rPr>
              <w:t>5.2.3</w:t>
            </w:r>
            <w:r w:rsidR="004079AC">
              <w:rPr>
                <w:rFonts w:eastAsiaTheme="minorEastAsia" w:cstheme="minorBidi"/>
                <w:sz w:val="22"/>
                <w:lang w:val="cs-CZ" w:eastAsia="cs-CZ"/>
              </w:rPr>
              <w:tab/>
            </w:r>
            <w:r w:rsidR="004079AC" w:rsidRPr="00A45A46">
              <w:rPr>
                <w:rStyle w:val="Hyperlink"/>
              </w:rPr>
              <w:t>Data Cleansing</w:t>
            </w:r>
            <w:r w:rsidR="004079AC">
              <w:rPr>
                <w:webHidden/>
              </w:rPr>
              <w:tab/>
            </w:r>
            <w:r w:rsidR="004079AC">
              <w:rPr>
                <w:webHidden/>
              </w:rPr>
              <w:fldChar w:fldCharType="begin"/>
            </w:r>
            <w:r w:rsidR="004079AC">
              <w:rPr>
                <w:webHidden/>
              </w:rPr>
              <w:instrText xml:space="preserve"> PAGEREF _Toc443330053 \h </w:instrText>
            </w:r>
            <w:r w:rsidR="004079AC">
              <w:rPr>
                <w:webHidden/>
              </w:rPr>
            </w:r>
            <w:r w:rsidR="004079AC">
              <w:rPr>
                <w:webHidden/>
              </w:rPr>
              <w:fldChar w:fldCharType="separate"/>
            </w:r>
            <w:r w:rsidR="004079AC">
              <w:rPr>
                <w:webHidden/>
              </w:rPr>
              <w:t>15</w:t>
            </w:r>
            <w:r w:rsidR="004079AC">
              <w:rPr>
                <w:webHidden/>
              </w:rPr>
              <w:fldChar w:fldCharType="end"/>
            </w:r>
          </w:hyperlink>
        </w:p>
        <w:p w14:paraId="09C6067A" w14:textId="77777777" w:rsidR="004079AC" w:rsidRDefault="001F0F19">
          <w:pPr>
            <w:pStyle w:val="TOC2"/>
            <w:rPr>
              <w:rFonts w:eastAsiaTheme="minorEastAsia" w:cstheme="minorBidi"/>
              <w:b w:val="0"/>
              <w:noProof/>
              <w:color w:val="auto"/>
              <w:sz w:val="22"/>
              <w:lang w:val="cs-CZ" w:eastAsia="cs-CZ"/>
            </w:rPr>
          </w:pPr>
          <w:hyperlink w:anchor="_Toc443330054" w:history="1">
            <w:r w:rsidR="004079AC" w:rsidRPr="00A45A46">
              <w:rPr>
                <w:rStyle w:val="Hyperlink"/>
                <w:noProof/>
              </w:rPr>
              <w:t>5.3</w:t>
            </w:r>
            <w:r w:rsidR="004079AC">
              <w:rPr>
                <w:rFonts w:eastAsiaTheme="minorEastAsia" w:cstheme="minorBidi"/>
                <w:b w:val="0"/>
                <w:noProof/>
                <w:color w:val="auto"/>
                <w:sz w:val="22"/>
                <w:lang w:val="cs-CZ" w:eastAsia="cs-CZ"/>
              </w:rPr>
              <w:tab/>
            </w:r>
            <w:r w:rsidR="004079AC" w:rsidRPr="00A45A46">
              <w:rPr>
                <w:rStyle w:val="Hyperlink"/>
                <w:noProof/>
              </w:rPr>
              <w:t>Organization Structure</w:t>
            </w:r>
            <w:r w:rsidR="004079AC">
              <w:rPr>
                <w:noProof/>
                <w:webHidden/>
              </w:rPr>
              <w:tab/>
            </w:r>
            <w:r w:rsidR="004079AC">
              <w:rPr>
                <w:noProof/>
                <w:webHidden/>
              </w:rPr>
              <w:fldChar w:fldCharType="begin"/>
            </w:r>
            <w:r w:rsidR="004079AC">
              <w:rPr>
                <w:noProof/>
                <w:webHidden/>
              </w:rPr>
              <w:instrText xml:space="preserve"> PAGEREF _Toc443330054 \h </w:instrText>
            </w:r>
            <w:r w:rsidR="004079AC">
              <w:rPr>
                <w:noProof/>
                <w:webHidden/>
              </w:rPr>
            </w:r>
            <w:r w:rsidR="004079AC">
              <w:rPr>
                <w:noProof/>
                <w:webHidden/>
              </w:rPr>
              <w:fldChar w:fldCharType="separate"/>
            </w:r>
            <w:r w:rsidR="004079AC">
              <w:rPr>
                <w:noProof/>
                <w:webHidden/>
              </w:rPr>
              <w:t>15</w:t>
            </w:r>
            <w:r w:rsidR="004079AC">
              <w:rPr>
                <w:noProof/>
                <w:webHidden/>
              </w:rPr>
              <w:fldChar w:fldCharType="end"/>
            </w:r>
          </w:hyperlink>
        </w:p>
        <w:p w14:paraId="0CF33ABC" w14:textId="77777777" w:rsidR="004079AC" w:rsidRDefault="001F0F19">
          <w:pPr>
            <w:pStyle w:val="TOC3"/>
            <w:rPr>
              <w:rFonts w:eastAsiaTheme="minorEastAsia" w:cstheme="minorBidi"/>
              <w:sz w:val="22"/>
              <w:lang w:val="cs-CZ" w:eastAsia="cs-CZ"/>
            </w:rPr>
          </w:pPr>
          <w:hyperlink w:anchor="_Toc443330055" w:history="1">
            <w:r w:rsidR="004079AC" w:rsidRPr="00A45A46">
              <w:rPr>
                <w:rStyle w:val="Hyperlink"/>
              </w:rPr>
              <w:t>5.3.1</w:t>
            </w:r>
            <w:r w:rsidR="004079AC">
              <w:rPr>
                <w:rFonts w:eastAsiaTheme="minorEastAsia" w:cstheme="minorBidi"/>
                <w:sz w:val="22"/>
                <w:lang w:val="cs-CZ" w:eastAsia="cs-CZ"/>
              </w:rPr>
              <w:tab/>
            </w:r>
            <w:r w:rsidR="004079AC" w:rsidRPr="00A45A46">
              <w:rPr>
                <w:rStyle w:val="Hyperlink"/>
              </w:rPr>
              <w:t>Business Units</w:t>
            </w:r>
            <w:r w:rsidR="004079AC">
              <w:rPr>
                <w:webHidden/>
              </w:rPr>
              <w:tab/>
            </w:r>
            <w:r w:rsidR="004079AC">
              <w:rPr>
                <w:webHidden/>
              </w:rPr>
              <w:fldChar w:fldCharType="begin"/>
            </w:r>
            <w:r w:rsidR="004079AC">
              <w:rPr>
                <w:webHidden/>
              </w:rPr>
              <w:instrText xml:space="preserve"> PAGEREF _Toc443330055 \h </w:instrText>
            </w:r>
            <w:r w:rsidR="004079AC">
              <w:rPr>
                <w:webHidden/>
              </w:rPr>
            </w:r>
            <w:r w:rsidR="004079AC">
              <w:rPr>
                <w:webHidden/>
              </w:rPr>
              <w:fldChar w:fldCharType="separate"/>
            </w:r>
            <w:r w:rsidR="004079AC">
              <w:rPr>
                <w:webHidden/>
              </w:rPr>
              <w:t>15</w:t>
            </w:r>
            <w:r w:rsidR="004079AC">
              <w:rPr>
                <w:webHidden/>
              </w:rPr>
              <w:fldChar w:fldCharType="end"/>
            </w:r>
          </w:hyperlink>
        </w:p>
        <w:p w14:paraId="6A20EB8D" w14:textId="77777777" w:rsidR="004079AC" w:rsidRDefault="001F0F19">
          <w:pPr>
            <w:pStyle w:val="TOC3"/>
            <w:rPr>
              <w:rFonts w:eastAsiaTheme="minorEastAsia" w:cstheme="minorBidi"/>
              <w:sz w:val="22"/>
              <w:lang w:val="cs-CZ" w:eastAsia="cs-CZ"/>
            </w:rPr>
          </w:pPr>
          <w:hyperlink w:anchor="_Toc443330056" w:history="1">
            <w:r w:rsidR="004079AC" w:rsidRPr="00A45A46">
              <w:rPr>
                <w:rStyle w:val="Hyperlink"/>
              </w:rPr>
              <w:t>5.3.2</w:t>
            </w:r>
            <w:r w:rsidR="004079AC">
              <w:rPr>
                <w:rFonts w:eastAsiaTheme="minorEastAsia" w:cstheme="minorBidi"/>
                <w:sz w:val="22"/>
                <w:lang w:val="cs-CZ" w:eastAsia="cs-CZ"/>
              </w:rPr>
              <w:tab/>
            </w:r>
            <w:r w:rsidR="004079AC" w:rsidRPr="00A45A46">
              <w:rPr>
                <w:rStyle w:val="Hyperlink"/>
              </w:rPr>
              <w:t>Teams</w:t>
            </w:r>
            <w:r w:rsidR="004079AC">
              <w:rPr>
                <w:webHidden/>
              </w:rPr>
              <w:tab/>
            </w:r>
            <w:r w:rsidR="004079AC">
              <w:rPr>
                <w:webHidden/>
              </w:rPr>
              <w:fldChar w:fldCharType="begin"/>
            </w:r>
            <w:r w:rsidR="004079AC">
              <w:rPr>
                <w:webHidden/>
              </w:rPr>
              <w:instrText xml:space="preserve"> PAGEREF _Toc443330056 \h </w:instrText>
            </w:r>
            <w:r w:rsidR="004079AC">
              <w:rPr>
                <w:webHidden/>
              </w:rPr>
            </w:r>
            <w:r w:rsidR="004079AC">
              <w:rPr>
                <w:webHidden/>
              </w:rPr>
              <w:fldChar w:fldCharType="separate"/>
            </w:r>
            <w:r w:rsidR="004079AC">
              <w:rPr>
                <w:webHidden/>
              </w:rPr>
              <w:t>15</w:t>
            </w:r>
            <w:r w:rsidR="004079AC">
              <w:rPr>
                <w:webHidden/>
              </w:rPr>
              <w:fldChar w:fldCharType="end"/>
            </w:r>
          </w:hyperlink>
        </w:p>
        <w:p w14:paraId="0BF97557" w14:textId="77777777" w:rsidR="004079AC" w:rsidRDefault="001F0F19">
          <w:pPr>
            <w:pStyle w:val="TOC3"/>
            <w:rPr>
              <w:rFonts w:eastAsiaTheme="minorEastAsia" w:cstheme="minorBidi"/>
              <w:sz w:val="22"/>
              <w:lang w:val="cs-CZ" w:eastAsia="cs-CZ"/>
            </w:rPr>
          </w:pPr>
          <w:hyperlink w:anchor="_Toc443330057" w:history="1">
            <w:r w:rsidR="004079AC" w:rsidRPr="00A45A46">
              <w:rPr>
                <w:rStyle w:val="Hyperlink"/>
              </w:rPr>
              <w:t>5.3.3</w:t>
            </w:r>
            <w:r w:rsidR="004079AC">
              <w:rPr>
                <w:rFonts w:eastAsiaTheme="minorEastAsia" w:cstheme="minorBidi"/>
                <w:sz w:val="22"/>
                <w:lang w:val="cs-CZ" w:eastAsia="cs-CZ"/>
              </w:rPr>
              <w:tab/>
            </w:r>
            <w:r w:rsidR="004079AC" w:rsidRPr="00A45A46">
              <w:rPr>
                <w:rStyle w:val="Hyperlink"/>
              </w:rPr>
              <w:t>Users</w:t>
            </w:r>
            <w:r w:rsidR="004079AC">
              <w:rPr>
                <w:webHidden/>
              </w:rPr>
              <w:tab/>
            </w:r>
            <w:r w:rsidR="004079AC">
              <w:rPr>
                <w:webHidden/>
              </w:rPr>
              <w:fldChar w:fldCharType="begin"/>
            </w:r>
            <w:r w:rsidR="004079AC">
              <w:rPr>
                <w:webHidden/>
              </w:rPr>
              <w:instrText xml:space="preserve"> PAGEREF _Toc443330057 \h </w:instrText>
            </w:r>
            <w:r w:rsidR="004079AC">
              <w:rPr>
                <w:webHidden/>
              </w:rPr>
            </w:r>
            <w:r w:rsidR="004079AC">
              <w:rPr>
                <w:webHidden/>
              </w:rPr>
              <w:fldChar w:fldCharType="separate"/>
            </w:r>
            <w:r w:rsidR="004079AC">
              <w:rPr>
                <w:webHidden/>
              </w:rPr>
              <w:t>15</w:t>
            </w:r>
            <w:r w:rsidR="004079AC">
              <w:rPr>
                <w:webHidden/>
              </w:rPr>
              <w:fldChar w:fldCharType="end"/>
            </w:r>
          </w:hyperlink>
        </w:p>
        <w:p w14:paraId="7C173A68" w14:textId="77777777" w:rsidR="004079AC" w:rsidRDefault="001F0F19">
          <w:pPr>
            <w:pStyle w:val="TOC2"/>
            <w:rPr>
              <w:rFonts w:eastAsiaTheme="minorEastAsia" w:cstheme="minorBidi"/>
              <w:b w:val="0"/>
              <w:noProof/>
              <w:color w:val="auto"/>
              <w:sz w:val="22"/>
              <w:lang w:val="cs-CZ" w:eastAsia="cs-CZ"/>
            </w:rPr>
          </w:pPr>
          <w:hyperlink w:anchor="_Toc443330058" w:history="1">
            <w:r w:rsidR="004079AC" w:rsidRPr="00A45A46">
              <w:rPr>
                <w:rStyle w:val="Hyperlink"/>
                <w:noProof/>
              </w:rPr>
              <w:t>5.4</w:t>
            </w:r>
            <w:r w:rsidR="004079AC">
              <w:rPr>
                <w:rFonts w:eastAsiaTheme="minorEastAsia" w:cstheme="minorBidi"/>
                <w:b w:val="0"/>
                <w:noProof/>
                <w:color w:val="auto"/>
                <w:sz w:val="22"/>
                <w:lang w:val="cs-CZ" w:eastAsia="cs-CZ"/>
              </w:rPr>
              <w:tab/>
            </w:r>
            <w:r w:rsidR="004079AC" w:rsidRPr="00A45A46">
              <w:rPr>
                <w:rStyle w:val="Hyperlink"/>
                <w:noProof/>
              </w:rPr>
              <w:t>Security</w:t>
            </w:r>
            <w:r w:rsidR="004079AC">
              <w:rPr>
                <w:noProof/>
                <w:webHidden/>
              </w:rPr>
              <w:tab/>
            </w:r>
            <w:r w:rsidR="004079AC">
              <w:rPr>
                <w:noProof/>
                <w:webHidden/>
              </w:rPr>
              <w:fldChar w:fldCharType="begin"/>
            </w:r>
            <w:r w:rsidR="004079AC">
              <w:rPr>
                <w:noProof/>
                <w:webHidden/>
              </w:rPr>
              <w:instrText xml:space="preserve"> PAGEREF _Toc443330058 \h </w:instrText>
            </w:r>
            <w:r w:rsidR="004079AC">
              <w:rPr>
                <w:noProof/>
                <w:webHidden/>
              </w:rPr>
            </w:r>
            <w:r w:rsidR="004079AC">
              <w:rPr>
                <w:noProof/>
                <w:webHidden/>
              </w:rPr>
              <w:fldChar w:fldCharType="separate"/>
            </w:r>
            <w:r w:rsidR="004079AC">
              <w:rPr>
                <w:noProof/>
                <w:webHidden/>
              </w:rPr>
              <w:t>15</w:t>
            </w:r>
            <w:r w:rsidR="004079AC">
              <w:rPr>
                <w:noProof/>
                <w:webHidden/>
              </w:rPr>
              <w:fldChar w:fldCharType="end"/>
            </w:r>
          </w:hyperlink>
        </w:p>
        <w:p w14:paraId="2228A3A4" w14:textId="77777777" w:rsidR="004079AC" w:rsidRDefault="001F0F19">
          <w:pPr>
            <w:pStyle w:val="TOC3"/>
            <w:rPr>
              <w:rFonts w:eastAsiaTheme="minorEastAsia" w:cstheme="minorBidi"/>
              <w:sz w:val="22"/>
              <w:lang w:val="cs-CZ" w:eastAsia="cs-CZ"/>
            </w:rPr>
          </w:pPr>
          <w:hyperlink w:anchor="_Toc443330059" w:history="1">
            <w:r w:rsidR="004079AC" w:rsidRPr="00A45A46">
              <w:rPr>
                <w:rStyle w:val="Hyperlink"/>
              </w:rPr>
              <w:t>5.4.1</w:t>
            </w:r>
            <w:r w:rsidR="004079AC">
              <w:rPr>
                <w:rFonts w:eastAsiaTheme="minorEastAsia" w:cstheme="minorBidi"/>
                <w:sz w:val="22"/>
                <w:lang w:val="cs-CZ" w:eastAsia="cs-CZ"/>
              </w:rPr>
              <w:tab/>
            </w:r>
            <w:r w:rsidR="004079AC" w:rsidRPr="00A45A46">
              <w:rPr>
                <w:rStyle w:val="Hyperlink"/>
              </w:rPr>
              <w:t>Roles</w:t>
            </w:r>
            <w:r w:rsidR="004079AC">
              <w:rPr>
                <w:webHidden/>
              </w:rPr>
              <w:tab/>
            </w:r>
            <w:r w:rsidR="004079AC">
              <w:rPr>
                <w:webHidden/>
              </w:rPr>
              <w:fldChar w:fldCharType="begin"/>
            </w:r>
            <w:r w:rsidR="004079AC">
              <w:rPr>
                <w:webHidden/>
              </w:rPr>
              <w:instrText xml:space="preserve"> PAGEREF _Toc443330059 \h </w:instrText>
            </w:r>
            <w:r w:rsidR="004079AC">
              <w:rPr>
                <w:webHidden/>
              </w:rPr>
            </w:r>
            <w:r w:rsidR="004079AC">
              <w:rPr>
                <w:webHidden/>
              </w:rPr>
              <w:fldChar w:fldCharType="separate"/>
            </w:r>
            <w:r w:rsidR="004079AC">
              <w:rPr>
                <w:webHidden/>
              </w:rPr>
              <w:t>15</w:t>
            </w:r>
            <w:r w:rsidR="004079AC">
              <w:rPr>
                <w:webHidden/>
              </w:rPr>
              <w:fldChar w:fldCharType="end"/>
            </w:r>
          </w:hyperlink>
        </w:p>
        <w:p w14:paraId="0C1A87CC" w14:textId="77777777" w:rsidR="004079AC" w:rsidRDefault="001F0F19">
          <w:pPr>
            <w:pStyle w:val="TOC3"/>
            <w:rPr>
              <w:rFonts w:eastAsiaTheme="minorEastAsia" w:cstheme="minorBidi"/>
              <w:sz w:val="22"/>
              <w:lang w:val="cs-CZ" w:eastAsia="cs-CZ"/>
            </w:rPr>
          </w:pPr>
          <w:hyperlink w:anchor="_Toc443330060" w:history="1">
            <w:r w:rsidR="004079AC" w:rsidRPr="00A45A46">
              <w:rPr>
                <w:rStyle w:val="Hyperlink"/>
              </w:rPr>
              <w:t>5.4.2</w:t>
            </w:r>
            <w:r w:rsidR="004079AC">
              <w:rPr>
                <w:rFonts w:eastAsiaTheme="minorEastAsia" w:cstheme="minorBidi"/>
                <w:sz w:val="22"/>
                <w:lang w:val="cs-CZ" w:eastAsia="cs-CZ"/>
              </w:rPr>
              <w:tab/>
            </w:r>
            <w:r w:rsidR="004079AC" w:rsidRPr="00A45A46">
              <w:rPr>
                <w:rStyle w:val="Hyperlink"/>
              </w:rPr>
              <w:t>Privileges</w:t>
            </w:r>
            <w:r w:rsidR="004079AC">
              <w:rPr>
                <w:webHidden/>
              </w:rPr>
              <w:tab/>
            </w:r>
            <w:r w:rsidR="004079AC">
              <w:rPr>
                <w:webHidden/>
              </w:rPr>
              <w:fldChar w:fldCharType="begin"/>
            </w:r>
            <w:r w:rsidR="004079AC">
              <w:rPr>
                <w:webHidden/>
              </w:rPr>
              <w:instrText xml:space="preserve"> PAGEREF _Toc443330060 \h </w:instrText>
            </w:r>
            <w:r w:rsidR="004079AC">
              <w:rPr>
                <w:webHidden/>
              </w:rPr>
            </w:r>
            <w:r w:rsidR="004079AC">
              <w:rPr>
                <w:webHidden/>
              </w:rPr>
              <w:fldChar w:fldCharType="separate"/>
            </w:r>
            <w:r w:rsidR="004079AC">
              <w:rPr>
                <w:webHidden/>
              </w:rPr>
              <w:t>15</w:t>
            </w:r>
            <w:r w:rsidR="004079AC">
              <w:rPr>
                <w:webHidden/>
              </w:rPr>
              <w:fldChar w:fldCharType="end"/>
            </w:r>
          </w:hyperlink>
        </w:p>
        <w:p w14:paraId="70D85FF1" w14:textId="77777777" w:rsidR="004079AC" w:rsidRDefault="001F0F19">
          <w:pPr>
            <w:pStyle w:val="TOC3"/>
            <w:rPr>
              <w:rFonts w:eastAsiaTheme="minorEastAsia" w:cstheme="minorBidi"/>
              <w:sz w:val="22"/>
              <w:lang w:val="cs-CZ" w:eastAsia="cs-CZ"/>
            </w:rPr>
          </w:pPr>
          <w:hyperlink w:anchor="_Toc443330061" w:history="1">
            <w:r w:rsidR="004079AC" w:rsidRPr="00A45A46">
              <w:rPr>
                <w:rStyle w:val="Hyperlink"/>
              </w:rPr>
              <w:t>5.4.3</w:t>
            </w:r>
            <w:r w:rsidR="004079AC">
              <w:rPr>
                <w:rFonts w:eastAsiaTheme="minorEastAsia" w:cstheme="minorBidi"/>
                <w:sz w:val="22"/>
                <w:lang w:val="cs-CZ" w:eastAsia="cs-CZ"/>
              </w:rPr>
              <w:tab/>
            </w:r>
            <w:r w:rsidR="004079AC" w:rsidRPr="00A45A46">
              <w:rPr>
                <w:rStyle w:val="Hyperlink"/>
              </w:rPr>
              <w:t>Views and Forms</w:t>
            </w:r>
            <w:r w:rsidR="004079AC">
              <w:rPr>
                <w:webHidden/>
              </w:rPr>
              <w:tab/>
            </w:r>
            <w:r w:rsidR="004079AC">
              <w:rPr>
                <w:webHidden/>
              </w:rPr>
              <w:fldChar w:fldCharType="begin"/>
            </w:r>
            <w:r w:rsidR="004079AC">
              <w:rPr>
                <w:webHidden/>
              </w:rPr>
              <w:instrText xml:space="preserve"> PAGEREF _Toc443330061 \h </w:instrText>
            </w:r>
            <w:r w:rsidR="004079AC">
              <w:rPr>
                <w:webHidden/>
              </w:rPr>
            </w:r>
            <w:r w:rsidR="004079AC">
              <w:rPr>
                <w:webHidden/>
              </w:rPr>
              <w:fldChar w:fldCharType="separate"/>
            </w:r>
            <w:r w:rsidR="004079AC">
              <w:rPr>
                <w:webHidden/>
              </w:rPr>
              <w:t>15</w:t>
            </w:r>
            <w:r w:rsidR="004079AC">
              <w:rPr>
                <w:webHidden/>
              </w:rPr>
              <w:fldChar w:fldCharType="end"/>
            </w:r>
          </w:hyperlink>
        </w:p>
        <w:p w14:paraId="37E5A1A7"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62" w:history="1">
            <w:r w:rsidR="004079AC" w:rsidRPr="00A45A46">
              <w:rPr>
                <w:rStyle w:val="Hyperlink"/>
                <w:noProof/>
              </w:rPr>
              <w:t>6</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Analytics</w:t>
            </w:r>
            <w:r w:rsidR="004079AC">
              <w:rPr>
                <w:noProof/>
                <w:webHidden/>
              </w:rPr>
              <w:tab/>
            </w:r>
            <w:r w:rsidR="004079AC">
              <w:rPr>
                <w:noProof/>
                <w:webHidden/>
              </w:rPr>
              <w:fldChar w:fldCharType="begin"/>
            </w:r>
            <w:r w:rsidR="004079AC">
              <w:rPr>
                <w:noProof/>
                <w:webHidden/>
              </w:rPr>
              <w:instrText xml:space="preserve"> PAGEREF _Toc443330062 \h </w:instrText>
            </w:r>
            <w:r w:rsidR="004079AC">
              <w:rPr>
                <w:noProof/>
                <w:webHidden/>
              </w:rPr>
            </w:r>
            <w:r w:rsidR="004079AC">
              <w:rPr>
                <w:noProof/>
                <w:webHidden/>
              </w:rPr>
              <w:fldChar w:fldCharType="separate"/>
            </w:r>
            <w:r w:rsidR="004079AC">
              <w:rPr>
                <w:noProof/>
                <w:webHidden/>
              </w:rPr>
              <w:t>16</w:t>
            </w:r>
            <w:r w:rsidR="004079AC">
              <w:rPr>
                <w:noProof/>
                <w:webHidden/>
              </w:rPr>
              <w:fldChar w:fldCharType="end"/>
            </w:r>
          </w:hyperlink>
        </w:p>
        <w:p w14:paraId="7F775C4E" w14:textId="77777777" w:rsidR="004079AC" w:rsidRDefault="001F0F19">
          <w:pPr>
            <w:pStyle w:val="TOC2"/>
            <w:rPr>
              <w:rFonts w:eastAsiaTheme="minorEastAsia" w:cstheme="minorBidi"/>
              <w:b w:val="0"/>
              <w:noProof/>
              <w:color w:val="auto"/>
              <w:sz w:val="22"/>
              <w:lang w:val="cs-CZ" w:eastAsia="cs-CZ"/>
            </w:rPr>
          </w:pPr>
          <w:hyperlink w:anchor="_Toc443330063" w:history="1">
            <w:r w:rsidR="004079AC" w:rsidRPr="00A45A46">
              <w:rPr>
                <w:rStyle w:val="Hyperlink"/>
                <w:noProof/>
              </w:rPr>
              <w:t>6.1</w:t>
            </w:r>
            <w:r w:rsidR="004079AC">
              <w:rPr>
                <w:rFonts w:eastAsiaTheme="minorEastAsia" w:cstheme="minorBidi"/>
                <w:b w:val="0"/>
                <w:noProof/>
                <w:color w:val="auto"/>
                <w:sz w:val="22"/>
                <w:lang w:val="cs-CZ" w:eastAsia="cs-CZ"/>
              </w:rPr>
              <w:tab/>
            </w:r>
            <w:r w:rsidR="004079AC" w:rsidRPr="00A45A46">
              <w:rPr>
                <w:rStyle w:val="Hyperlink"/>
                <w:noProof/>
              </w:rPr>
              <w:t>P1 - Collect data</w:t>
            </w:r>
            <w:r w:rsidR="004079AC">
              <w:rPr>
                <w:noProof/>
                <w:webHidden/>
              </w:rPr>
              <w:tab/>
            </w:r>
            <w:r w:rsidR="004079AC">
              <w:rPr>
                <w:noProof/>
                <w:webHidden/>
              </w:rPr>
              <w:fldChar w:fldCharType="begin"/>
            </w:r>
            <w:r w:rsidR="004079AC">
              <w:rPr>
                <w:noProof/>
                <w:webHidden/>
              </w:rPr>
              <w:instrText xml:space="preserve"> PAGEREF _Toc443330063 \h </w:instrText>
            </w:r>
            <w:r w:rsidR="004079AC">
              <w:rPr>
                <w:noProof/>
                <w:webHidden/>
              </w:rPr>
            </w:r>
            <w:r w:rsidR="004079AC">
              <w:rPr>
                <w:noProof/>
                <w:webHidden/>
              </w:rPr>
              <w:fldChar w:fldCharType="separate"/>
            </w:r>
            <w:r w:rsidR="004079AC">
              <w:rPr>
                <w:noProof/>
                <w:webHidden/>
              </w:rPr>
              <w:t>16</w:t>
            </w:r>
            <w:r w:rsidR="004079AC">
              <w:rPr>
                <w:noProof/>
                <w:webHidden/>
              </w:rPr>
              <w:fldChar w:fldCharType="end"/>
            </w:r>
          </w:hyperlink>
        </w:p>
        <w:p w14:paraId="211D17F8" w14:textId="77777777" w:rsidR="004079AC" w:rsidRDefault="001F0F19">
          <w:pPr>
            <w:pStyle w:val="TOC3"/>
            <w:rPr>
              <w:rFonts w:eastAsiaTheme="minorEastAsia" w:cstheme="minorBidi"/>
              <w:sz w:val="22"/>
              <w:lang w:val="cs-CZ" w:eastAsia="cs-CZ"/>
            </w:rPr>
          </w:pPr>
          <w:hyperlink w:anchor="_Toc443330064" w:history="1">
            <w:r w:rsidR="004079AC" w:rsidRPr="00A45A46">
              <w:rPr>
                <w:rStyle w:val="Hyperlink"/>
              </w:rPr>
              <w:t>6.1.1</w:t>
            </w:r>
            <w:r w:rsidR="004079AC">
              <w:rPr>
                <w:rFonts w:eastAsiaTheme="minorEastAsia" w:cstheme="minorBidi"/>
                <w:sz w:val="22"/>
                <w:lang w:val="cs-CZ" w:eastAsia="cs-CZ"/>
              </w:rPr>
              <w:tab/>
            </w:r>
            <w:r w:rsidR="004079AC" w:rsidRPr="00A45A46">
              <w:rPr>
                <w:rStyle w:val="Hyperlink"/>
              </w:rPr>
              <w:t>FR1 - Database</w:t>
            </w:r>
            <w:r w:rsidR="004079AC">
              <w:rPr>
                <w:webHidden/>
              </w:rPr>
              <w:tab/>
            </w:r>
            <w:r w:rsidR="004079AC">
              <w:rPr>
                <w:webHidden/>
              </w:rPr>
              <w:fldChar w:fldCharType="begin"/>
            </w:r>
            <w:r w:rsidR="004079AC">
              <w:rPr>
                <w:webHidden/>
              </w:rPr>
              <w:instrText xml:space="preserve"> PAGEREF _Toc443330064 \h </w:instrText>
            </w:r>
            <w:r w:rsidR="004079AC">
              <w:rPr>
                <w:webHidden/>
              </w:rPr>
            </w:r>
            <w:r w:rsidR="004079AC">
              <w:rPr>
                <w:webHidden/>
              </w:rPr>
              <w:fldChar w:fldCharType="separate"/>
            </w:r>
            <w:r w:rsidR="004079AC">
              <w:rPr>
                <w:webHidden/>
              </w:rPr>
              <w:t>16</w:t>
            </w:r>
            <w:r w:rsidR="004079AC">
              <w:rPr>
                <w:webHidden/>
              </w:rPr>
              <w:fldChar w:fldCharType="end"/>
            </w:r>
          </w:hyperlink>
        </w:p>
        <w:p w14:paraId="742D53D7" w14:textId="77777777" w:rsidR="004079AC" w:rsidRDefault="001F0F19">
          <w:pPr>
            <w:pStyle w:val="TOC3"/>
            <w:rPr>
              <w:rFonts w:eastAsiaTheme="minorEastAsia" w:cstheme="minorBidi"/>
              <w:sz w:val="22"/>
              <w:lang w:val="cs-CZ" w:eastAsia="cs-CZ"/>
            </w:rPr>
          </w:pPr>
          <w:hyperlink w:anchor="_Toc443330065" w:history="1">
            <w:r w:rsidR="004079AC" w:rsidRPr="00A45A46">
              <w:rPr>
                <w:rStyle w:val="Hyperlink"/>
              </w:rPr>
              <w:t>Data Relationship and Constraints</w:t>
            </w:r>
            <w:r w:rsidR="004079AC">
              <w:rPr>
                <w:webHidden/>
              </w:rPr>
              <w:tab/>
            </w:r>
            <w:r w:rsidR="004079AC">
              <w:rPr>
                <w:webHidden/>
              </w:rPr>
              <w:fldChar w:fldCharType="begin"/>
            </w:r>
            <w:r w:rsidR="004079AC">
              <w:rPr>
                <w:webHidden/>
              </w:rPr>
              <w:instrText xml:space="preserve"> PAGEREF _Toc443330065 \h </w:instrText>
            </w:r>
            <w:r w:rsidR="004079AC">
              <w:rPr>
                <w:webHidden/>
              </w:rPr>
            </w:r>
            <w:r w:rsidR="004079AC">
              <w:rPr>
                <w:webHidden/>
              </w:rPr>
              <w:fldChar w:fldCharType="separate"/>
            </w:r>
            <w:r w:rsidR="004079AC">
              <w:rPr>
                <w:webHidden/>
              </w:rPr>
              <w:t>16</w:t>
            </w:r>
            <w:r w:rsidR="004079AC">
              <w:rPr>
                <w:webHidden/>
              </w:rPr>
              <w:fldChar w:fldCharType="end"/>
            </w:r>
          </w:hyperlink>
        </w:p>
        <w:p w14:paraId="09F65BA4" w14:textId="77777777" w:rsidR="004079AC" w:rsidRDefault="001F0F19">
          <w:pPr>
            <w:pStyle w:val="TOC3"/>
            <w:rPr>
              <w:rFonts w:eastAsiaTheme="minorEastAsia" w:cstheme="minorBidi"/>
              <w:sz w:val="22"/>
              <w:lang w:val="cs-CZ" w:eastAsia="cs-CZ"/>
            </w:rPr>
          </w:pPr>
          <w:hyperlink w:anchor="_Toc443330066" w:history="1">
            <w:r w:rsidR="004079AC" w:rsidRPr="00A45A46">
              <w:rPr>
                <w:rStyle w:val="Hyperlink"/>
              </w:rPr>
              <w:t>Data Input</w:t>
            </w:r>
            <w:r w:rsidR="004079AC">
              <w:rPr>
                <w:webHidden/>
              </w:rPr>
              <w:tab/>
            </w:r>
            <w:r w:rsidR="004079AC">
              <w:rPr>
                <w:webHidden/>
              </w:rPr>
              <w:fldChar w:fldCharType="begin"/>
            </w:r>
            <w:r w:rsidR="004079AC">
              <w:rPr>
                <w:webHidden/>
              </w:rPr>
              <w:instrText xml:space="preserve"> PAGEREF _Toc443330066 \h </w:instrText>
            </w:r>
            <w:r w:rsidR="004079AC">
              <w:rPr>
                <w:webHidden/>
              </w:rPr>
            </w:r>
            <w:r w:rsidR="004079AC">
              <w:rPr>
                <w:webHidden/>
              </w:rPr>
              <w:fldChar w:fldCharType="separate"/>
            </w:r>
            <w:r w:rsidR="004079AC">
              <w:rPr>
                <w:webHidden/>
              </w:rPr>
              <w:t>16</w:t>
            </w:r>
            <w:r w:rsidR="004079AC">
              <w:rPr>
                <w:webHidden/>
              </w:rPr>
              <w:fldChar w:fldCharType="end"/>
            </w:r>
          </w:hyperlink>
        </w:p>
        <w:p w14:paraId="4B2651DC" w14:textId="77777777" w:rsidR="004079AC" w:rsidRDefault="001F0F19">
          <w:pPr>
            <w:pStyle w:val="TOC3"/>
            <w:rPr>
              <w:rFonts w:eastAsiaTheme="minorEastAsia" w:cstheme="minorBidi"/>
              <w:sz w:val="22"/>
              <w:lang w:val="cs-CZ" w:eastAsia="cs-CZ"/>
            </w:rPr>
          </w:pPr>
          <w:hyperlink w:anchor="_Toc443330067" w:history="1">
            <w:r w:rsidR="004079AC" w:rsidRPr="00A45A46">
              <w:rPr>
                <w:rStyle w:val="Hyperlink"/>
              </w:rPr>
              <w:t>Data Collection Requirements</w:t>
            </w:r>
            <w:r w:rsidR="004079AC">
              <w:rPr>
                <w:webHidden/>
              </w:rPr>
              <w:tab/>
            </w:r>
            <w:r w:rsidR="004079AC">
              <w:rPr>
                <w:webHidden/>
              </w:rPr>
              <w:fldChar w:fldCharType="begin"/>
            </w:r>
            <w:r w:rsidR="004079AC">
              <w:rPr>
                <w:webHidden/>
              </w:rPr>
              <w:instrText xml:space="preserve"> PAGEREF _Toc443330067 \h </w:instrText>
            </w:r>
            <w:r w:rsidR="004079AC">
              <w:rPr>
                <w:webHidden/>
              </w:rPr>
            </w:r>
            <w:r w:rsidR="004079AC">
              <w:rPr>
                <w:webHidden/>
              </w:rPr>
              <w:fldChar w:fldCharType="separate"/>
            </w:r>
            <w:r w:rsidR="004079AC">
              <w:rPr>
                <w:webHidden/>
              </w:rPr>
              <w:t>16</w:t>
            </w:r>
            <w:r w:rsidR="004079AC">
              <w:rPr>
                <w:webHidden/>
              </w:rPr>
              <w:fldChar w:fldCharType="end"/>
            </w:r>
          </w:hyperlink>
        </w:p>
        <w:p w14:paraId="181F3001" w14:textId="77777777" w:rsidR="004079AC" w:rsidRDefault="001F0F19">
          <w:pPr>
            <w:pStyle w:val="TOC3"/>
            <w:rPr>
              <w:rFonts w:eastAsiaTheme="minorEastAsia" w:cstheme="minorBidi"/>
              <w:sz w:val="22"/>
              <w:lang w:val="cs-CZ" w:eastAsia="cs-CZ"/>
            </w:rPr>
          </w:pPr>
          <w:hyperlink w:anchor="_Toc443330068" w:history="1">
            <w:r w:rsidR="004079AC" w:rsidRPr="00A45A46">
              <w:rPr>
                <w:rStyle w:val="Hyperlink"/>
              </w:rPr>
              <w:t>Database Structure</w:t>
            </w:r>
            <w:r w:rsidR="004079AC">
              <w:rPr>
                <w:webHidden/>
              </w:rPr>
              <w:tab/>
            </w:r>
            <w:r w:rsidR="004079AC">
              <w:rPr>
                <w:webHidden/>
              </w:rPr>
              <w:fldChar w:fldCharType="begin"/>
            </w:r>
            <w:r w:rsidR="004079AC">
              <w:rPr>
                <w:webHidden/>
              </w:rPr>
              <w:instrText xml:space="preserve"> PAGEREF _Toc443330068 \h </w:instrText>
            </w:r>
            <w:r w:rsidR="004079AC">
              <w:rPr>
                <w:webHidden/>
              </w:rPr>
            </w:r>
            <w:r w:rsidR="004079AC">
              <w:rPr>
                <w:webHidden/>
              </w:rPr>
              <w:fldChar w:fldCharType="separate"/>
            </w:r>
            <w:r w:rsidR="004079AC">
              <w:rPr>
                <w:webHidden/>
              </w:rPr>
              <w:t>16</w:t>
            </w:r>
            <w:r w:rsidR="004079AC">
              <w:rPr>
                <w:webHidden/>
              </w:rPr>
              <w:fldChar w:fldCharType="end"/>
            </w:r>
          </w:hyperlink>
        </w:p>
        <w:p w14:paraId="7F8149FC" w14:textId="77777777" w:rsidR="004079AC" w:rsidRDefault="001F0F19">
          <w:pPr>
            <w:pStyle w:val="TOC3"/>
            <w:rPr>
              <w:rFonts w:eastAsiaTheme="minorEastAsia" w:cstheme="minorBidi"/>
              <w:sz w:val="22"/>
              <w:lang w:val="cs-CZ" w:eastAsia="cs-CZ"/>
            </w:rPr>
          </w:pPr>
          <w:hyperlink w:anchor="_Toc443330069" w:history="1">
            <w:r w:rsidR="004079AC" w:rsidRPr="00A45A46">
              <w:rPr>
                <w:rStyle w:val="Hyperlink"/>
              </w:rPr>
              <w:t>6.1.2</w:t>
            </w:r>
            <w:r w:rsidR="004079AC">
              <w:rPr>
                <w:rFonts w:eastAsiaTheme="minorEastAsia" w:cstheme="minorBidi"/>
                <w:sz w:val="22"/>
                <w:lang w:val="cs-CZ" w:eastAsia="cs-CZ"/>
              </w:rPr>
              <w:tab/>
            </w:r>
            <w:r w:rsidR="004079AC" w:rsidRPr="00A45A46">
              <w:rPr>
                <w:rStyle w:val="Hyperlink"/>
              </w:rPr>
              <w:t>FR2 - Input files interface</w:t>
            </w:r>
            <w:r w:rsidR="004079AC">
              <w:rPr>
                <w:webHidden/>
              </w:rPr>
              <w:tab/>
            </w:r>
            <w:r w:rsidR="004079AC">
              <w:rPr>
                <w:webHidden/>
              </w:rPr>
              <w:fldChar w:fldCharType="begin"/>
            </w:r>
            <w:r w:rsidR="004079AC">
              <w:rPr>
                <w:webHidden/>
              </w:rPr>
              <w:instrText xml:space="preserve"> PAGEREF _Toc443330069 \h </w:instrText>
            </w:r>
            <w:r w:rsidR="004079AC">
              <w:rPr>
                <w:webHidden/>
              </w:rPr>
            </w:r>
            <w:r w:rsidR="004079AC">
              <w:rPr>
                <w:webHidden/>
              </w:rPr>
              <w:fldChar w:fldCharType="separate"/>
            </w:r>
            <w:r w:rsidR="004079AC">
              <w:rPr>
                <w:webHidden/>
              </w:rPr>
              <w:t>17</w:t>
            </w:r>
            <w:r w:rsidR="004079AC">
              <w:rPr>
                <w:webHidden/>
              </w:rPr>
              <w:fldChar w:fldCharType="end"/>
            </w:r>
          </w:hyperlink>
        </w:p>
        <w:p w14:paraId="1E004E85" w14:textId="77777777" w:rsidR="004079AC" w:rsidRDefault="001F0F19">
          <w:pPr>
            <w:pStyle w:val="TOC3"/>
            <w:rPr>
              <w:rFonts w:eastAsiaTheme="minorEastAsia" w:cstheme="minorBidi"/>
              <w:sz w:val="22"/>
              <w:lang w:val="cs-CZ" w:eastAsia="cs-CZ"/>
            </w:rPr>
          </w:pPr>
          <w:hyperlink w:anchor="_Toc443330070" w:history="1">
            <w:r w:rsidR="004079AC" w:rsidRPr="00A45A46">
              <w:rPr>
                <w:rStyle w:val="Hyperlink"/>
              </w:rPr>
              <w:t>6.1.3</w:t>
            </w:r>
            <w:r w:rsidR="004079AC">
              <w:rPr>
                <w:rFonts w:eastAsiaTheme="minorEastAsia" w:cstheme="minorBidi"/>
                <w:sz w:val="22"/>
                <w:lang w:val="cs-CZ" w:eastAsia="cs-CZ"/>
              </w:rPr>
              <w:tab/>
            </w:r>
            <w:r w:rsidR="004079AC" w:rsidRPr="00A45A46">
              <w:rPr>
                <w:rStyle w:val="Hyperlink"/>
              </w:rPr>
              <w:t>FR3 - Loader application</w:t>
            </w:r>
            <w:r w:rsidR="004079AC">
              <w:rPr>
                <w:webHidden/>
              </w:rPr>
              <w:tab/>
            </w:r>
            <w:r w:rsidR="004079AC">
              <w:rPr>
                <w:webHidden/>
              </w:rPr>
              <w:fldChar w:fldCharType="begin"/>
            </w:r>
            <w:r w:rsidR="004079AC">
              <w:rPr>
                <w:webHidden/>
              </w:rPr>
              <w:instrText xml:space="preserve"> PAGEREF _Toc443330070 \h </w:instrText>
            </w:r>
            <w:r w:rsidR="004079AC">
              <w:rPr>
                <w:webHidden/>
              </w:rPr>
            </w:r>
            <w:r w:rsidR="004079AC">
              <w:rPr>
                <w:webHidden/>
              </w:rPr>
              <w:fldChar w:fldCharType="separate"/>
            </w:r>
            <w:r w:rsidR="004079AC">
              <w:rPr>
                <w:webHidden/>
              </w:rPr>
              <w:t>17</w:t>
            </w:r>
            <w:r w:rsidR="004079AC">
              <w:rPr>
                <w:webHidden/>
              </w:rPr>
              <w:fldChar w:fldCharType="end"/>
            </w:r>
          </w:hyperlink>
        </w:p>
        <w:p w14:paraId="0CD11578" w14:textId="77777777" w:rsidR="004079AC" w:rsidRDefault="001F0F19">
          <w:pPr>
            <w:pStyle w:val="TOC3"/>
            <w:rPr>
              <w:rFonts w:eastAsiaTheme="minorEastAsia" w:cstheme="minorBidi"/>
              <w:sz w:val="22"/>
              <w:lang w:val="cs-CZ" w:eastAsia="cs-CZ"/>
            </w:rPr>
          </w:pPr>
          <w:hyperlink w:anchor="_Toc443330071" w:history="1">
            <w:r w:rsidR="004079AC" w:rsidRPr="00A45A46">
              <w:rPr>
                <w:rStyle w:val="Hyperlink"/>
              </w:rPr>
              <w:t>6.1.4</w:t>
            </w:r>
            <w:r w:rsidR="004079AC">
              <w:rPr>
                <w:rFonts w:eastAsiaTheme="minorEastAsia" w:cstheme="minorBidi"/>
                <w:sz w:val="22"/>
                <w:lang w:val="cs-CZ" w:eastAsia="cs-CZ"/>
              </w:rPr>
              <w:tab/>
            </w:r>
            <w:r w:rsidR="004079AC" w:rsidRPr="00A45A46">
              <w:rPr>
                <w:rStyle w:val="Hyperlink"/>
              </w:rPr>
              <w:t>FR4 – Data clean-up</w:t>
            </w:r>
            <w:r w:rsidR="004079AC">
              <w:rPr>
                <w:webHidden/>
              </w:rPr>
              <w:tab/>
            </w:r>
            <w:r w:rsidR="004079AC">
              <w:rPr>
                <w:webHidden/>
              </w:rPr>
              <w:fldChar w:fldCharType="begin"/>
            </w:r>
            <w:r w:rsidR="004079AC">
              <w:rPr>
                <w:webHidden/>
              </w:rPr>
              <w:instrText xml:space="preserve"> PAGEREF _Toc443330071 \h </w:instrText>
            </w:r>
            <w:r w:rsidR="004079AC">
              <w:rPr>
                <w:webHidden/>
              </w:rPr>
            </w:r>
            <w:r w:rsidR="004079AC">
              <w:rPr>
                <w:webHidden/>
              </w:rPr>
              <w:fldChar w:fldCharType="separate"/>
            </w:r>
            <w:r w:rsidR="004079AC">
              <w:rPr>
                <w:webHidden/>
              </w:rPr>
              <w:t>20</w:t>
            </w:r>
            <w:r w:rsidR="004079AC">
              <w:rPr>
                <w:webHidden/>
              </w:rPr>
              <w:fldChar w:fldCharType="end"/>
            </w:r>
          </w:hyperlink>
        </w:p>
        <w:p w14:paraId="4C314534" w14:textId="77777777" w:rsidR="004079AC" w:rsidRDefault="001F0F19">
          <w:pPr>
            <w:pStyle w:val="TOC3"/>
            <w:rPr>
              <w:rFonts w:eastAsiaTheme="minorEastAsia" w:cstheme="minorBidi"/>
              <w:sz w:val="22"/>
              <w:lang w:val="cs-CZ" w:eastAsia="cs-CZ"/>
            </w:rPr>
          </w:pPr>
          <w:hyperlink w:anchor="_Toc443330072" w:history="1">
            <w:r w:rsidR="004079AC" w:rsidRPr="00A45A46">
              <w:rPr>
                <w:rStyle w:val="Hyperlink"/>
              </w:rPr>
              <w:t>6.1.5</w:t>
            </w:r>
            <w:r w:rsidR="004079AC">
              <w:rPr>
                <w:rFonts w:eastAsiaTheme="minorEastAsia" w:cstheme="minorBidi"/>
                <w:sz w:val="22"/>
                <w:lang w:val="cs-CZ" w:eastAsia="cs-CZ"/>
              </w:rPr>
              <w:tab/>
            </w:r>
            <w:r w:rsidR="004079AC" w:rsidRPr="00A45A46">
              <w:rPr>
                <w:rStyle w:val="Hyperlink"/>
              </w:rPr>
              <w:t>FR5 – Logging (bonus)</w:t>
            </w:r>
            <w:r w:rsidR="004079AC">
              <w:rPr>
                <w:webHidden/>
              </w:rPr>
              <w:tab/>
            </w:r>
            <w:r w:rsidR="004079AC">
              <w:rPr>
                <w:webHidden/>
              </w:rPr>
              <w:fldChar w:fldCharType="begin"/>
            </w:r>
            <w:r w:rsidR="004079AC">
              <w:rPr>
                <w:webHidden/>
              </w:rPr>
              <w:instrText xml:space="preserve"> PAGEREF _Toc443330072 \h </w:instrText>
            </w:r>
            <w:r w:rsidR="004079AC">
              <w:rPr>
                <w:webHidden/>
              </w:rPr>
            </w:r>
            <w:r w:rsidR="004079AC">
              <w:rPr>
                <w:webHidden/>
              </w:rPr>
              <w:fldChar w:fldCharType="separate"/>
            </w:r>
            <w:r w:rsidR="004079AC">
              <w:rPr>
                <w:webHidden/>
              </w:rPr>
              <w:t>20</w:t>
            </w:r>
            <w:r w:rsidR="004079AC">
              <w:rPr>
                <w:webHidden/>
              </w:rPr>
              <w:fldChar w:fldCharType="end"/>
            </w:r>
          </w:hyperlink>
        </w:p>
        <w:p w14:paraId="1938C6F7" w14:textId="77777777" w:rsidR="004079AC" w:rsidRDefault="001F0F19">
          <w:pPr>
            <w:pStyle w:val="TOC3"/>
            <w:rPr>
              <w:rFonts w:eastAsiaTheme="minorEastAsia" w:cstheme="minorBidi"/>
              <w:sz w:val="22"/>
              <w:lang w:val="cs-CZ" w:eastAsia="cs-CZ"/>
            </w:rPr>
          </w:pPr>
          <w:hyperlink w:anchor="_Toc443330073" w:history="1">
            <w:r w:rsidR="004079AC" w:rsidRPr="00A45A46">
              <w:rPr>
                <w:rStyle w:val="Hyperlink"/>
              </w:rPr>
              <w:t>6.1.6</w:t>
            </w:r>
            <w:r w:rsidR="004079AC">
              <w:rPr>
                <w:rFonts w:eastAsiaTheme="minorEastAsia" w:cstheme="minorBidi"/>
                <w:sz w:val="22"/>
                <w:lang w:val="cs-CZ" w:eastAsia="cs-CZ"/>
              </w:rPr>
              <w:tab/>
            </w:r>
            <w:r w:rsidR="004079AC" w:rsidRPr="00A45A46">
              <w:rPr>
                <w:rStyle w:val="Hyperlink"/>
              </w:rPr>
              <w:t>FR6 – Web application (bonus)</w:t>
            </w:r>
            <w:r w:rsidR="004079AC">
              <w:rPr>
                <w:webHidden/>
              </w:rPr>
              <w:tab/>
            </w:r>
            <w:r w:rsidR="004079AC">
              <w:rPr>
                <w:webHidden/>
              </w:rPr>
              <w:fldChar w:fldCharType="begin"/>
            </w:r>
            <w:r w:rsidR="004079AC">
              <w:rPr>
                <w:webHidden/>
              </w:rPr>
              <w:instrText xml:space="preserve"> PAGEREF _Toc443330073 \h </w:instrText>
            </w:r>
            <w:r w:rsidR="004079AC">
              <w:rPr>
                <w:webHidden/>
              </w:rPr>
            </w:r>
            <w:r w:rsidR="004079AC">
              <w:rPr>
                <w:webHidden/>
              </w:rPr>
              <w:fldChar w:fldCharType="separate"/>
            </w:r>
            <w:r w:rsidR="004079AC">
              <w:rPr>
                <w:webHidden/>
              </w:rPr>
              <w:t>21</w:t>
            </w:r>
            <w:r w:rsidR="004079AC">
              <w:rPr>
                <w:webHidden/>
              </w:rPr>
              <w:fldChar w:fldCharType="end"/>
            </w:r>
          </w:hyperlink>
        </w:p>
        <w:p w14:paraId="3235BADD" w14:textId="77777777" w:rsidR="004079AC" w:rsidRDefault="001F0F19">
          <w:pPr>
            <w:pStyle w:val="TOC3"/>
            <w:rPr>
              <w:rFonts w:eastAsiaTheme="minorEastAsia" w:cstheme="minorBidi"/>
              <w:sz w:val="22"/>
              <w:lang w:val="cs-CZ" w:eastAsia="cs-CZ"/>
            </w:rPr>
          </w:pPr>
          <w:hyperlink w:anchor="_Toc443330074" w:history="1">
            <w:r w:rsidR="004079AC" w:rsidRPr="00A45A46">
              <w:rPr>
                <w:rStyle w:val="Hyperlink"/>
              </w:rPr>
              <w:t>6.1.7</w:t>
            </w:r>
            <w:r w:rsidR="004079AC">
              <w:rPr>
                <w:rFonts w:eastAsiaTheme="minorEastAsia" w:cstheme="minorBidi"/>
                <w:sz w:val="22"/>
                <w:lang w:val="cs-CZ" w:eastAsia="cs-CZ"/>
              </w:rPr>
              <w:tab/>
            </w:r>
            <w:r w:rsidR="004079AC" w:rsidRPr="00A45A46">
              <w:rPr>
                <w:rStyle w:val="Hyperlink"/>
              </w:rPr>
              <w:t>NFR1 - Performance</w:t>
            </w:r>
            <w:r w:rsidR="004079AC">
              <w:rPr>
                <w:webHidden/>
              </w:rPr>
              <w:tab/>
            </w:r>
            <w:r w:rsidR="004079AC">
              <w:rPr>
                <w:webHidden/>
              </w:rPr>
              <w:fldChar w:fldCharType="begin"/>
            </w:r>
            <w:r w:rsidR="004079AC">
              <w:rPr>
                <w:webHidden/>
              </w:rPr>
              <w:instrText xml:space="preserve"> PAGEREF _Toc443330074 \h </w:instrText>
            </w:r>
            <w:r w:rsidR="004079AC">
              <w:rPr>
                <w:webHidden/>
              </w:rPr>
            </w:r>
            <w:r w:rsidR="004079AC">
              <w:rPr>
                <w:webHidden/>
              </w:rPr>
              <w:fldChar w:fldCharType="separate"/>
            </w:r>
            <w:r w:rsidR="004079AC">
              <w:rPr>
                <w:webHidden/>
              </w:rPr>
              <w:t>22</w:t>
            </w:r>
            <w:r w:rsidR="004079AC">
              <w:rPr>
                <w:webHidden/>
              </w:rPr>
              <w:fldChar w:fldCharType="end"/>
            </w:r>
          </w:hyperlink>
        </w:p>
        <w:p w14:paraId="524E6E8D" w14:textId="77777777" w:rsidR="004079AC" w:rsidRDefault="001F0F19">
          <w:pPr>
            <w:pStyle w:val="TOC3"/>
            <w:rPr>
              <w:rFonts w:eastAsiaTheme="minorEastAsia" w:cstheme="minorBidi"/>
              <w:sz w:val="22"/>
              <w:lang w:val="cs-CZ" w:eastAsia="cs-CZ"/>
            </w:rPr>
          </w:pPr>
          <w:hyperlink w:anchor="_Toc443330075" w:history="1">
            <w:r w:rsidR="004079AC" w:rsidRPr="00A45A46">
              <w:rPr>
                <w:rStyle w:val="Hyperlink"/>
              </w:rPr>
              <w:t>6.1.8</w:t>
            </w:r>
            <w:r w:rsidR="004079AC">
              <w:rPr>
                <w:rFonts w:eastAsiaTheme="minorEastAsia" w:cstheme="minorBidi"/>
                <w:sz w:val="22"/>
                <w:lang w:val="cs-CZ" w:eastAsia="cs-CZ"/>
              </w:rPr>
              <w:tab/>
            </w:r>
            <w:r w:rsidR="004079AC" w:rsidRPr="00A45A46">
              <w:rPr>
                <w:rStyle w:val="Hyperlink"/>
              </w:rPr>
              <w:t>NFR2 - Documentation</w:t>
            </w:r>
            <w:r w:rsidR="004079AC">
              <w:rPr>
                <w:webHidden/>
              </w:rPr>
              <w:tab/>
            </w:r>
            <w:r w:rsidR="004079AC">
              <w:rPr>
                <w:webHidden/>
              </w:rPr>
              <w:fldChar w:fldCharType="begin"/>
            </w:r>
            <w:r w:rsidR="004079AC">
              <w:rPr>
                <w:webHidden/>
              </w:rPr>
              <w:instrText xml:space="preserve"> PAGEREF _Toc443330075 \h </w:instrText>
            </w:r>
            <w:r w:rsidR="004079AC">
              <w:rPr>
                <w:webHidden/>
              </w:rPr>
            </w:r>
            <w:r w:rsidR="004079AC">
              <w:rPr>
                <w:webHidden/>
              </w:rPr>
              <w:fldChar w:fldCharType="separate"/>
            </w:r>
            <w:r w:rsidR="004079AC">
              <w:rPr>
                <w:webHidden/>
              </w:rPr>
              <w:t>22</w:t>
            </w:r>
            <w:r w:rsidR="004079AC">
              <w:rPr>
                <w:webHidden/>
              </w:rPr>
              <w:fldChar w:fldCharType="end"/>
            </w:r>
          </w:hyperlink>
        </w:p>
        <w:p w14:paraId="25F3EEE4" w14:textId="77777777" w:rsidR="004079AC" w:rsidRDefault="001F0F19">
          <w:pPr>
            <w:pStyle w:val="TOC3"/>
            <w:rPr>
              <w:rFonts w:eastAsiaTheme="minorEastAsia" w:cstheme="minorBidi"/>
              <w:sz w:val="22"/>
              <w:lang w:val="cs-CZ" w:eastAsia="cs-CZ"/>
            </w:rPr>
          </w:pPr>
          <w:hyperlink w:anchor="_Toc443330076" w:history="1">
            <w:r w:rsidR="004079AC" w:rsidRPr="00A45A46">
              <w:rPr>
                <w:rStyle w:val="Hyperlink"/>
              </w:rPr>
              <w:t>6.1.9</w:t>
            </w:r>
            <w:r w:rsidR="004079AC">
              <w:rPr>
                <w:rFonts w:eastAsiaTheme="minorEastAsia" w:cstheme="minorBidi"/>
                <w:sz w:val="22"/>
                <w:lang w:val="cs-CZ" w:eastAsia="cs-CZ"/>
              </w:rPr>
              <w:tab/>
            </w:r>
            <w:r w:rsidR="004079AC" w:rsidRPr="00A45A46">
              <w:rPr>
                <w:rStyle w:val="Hyperlink"/>
              </w:rPr>
              <w:t>NFR3 – Test (bonus)</w:t>
            </w:r>
            <w:r w:rsidR="004079AC">
              <w:rPr>
                <w:webHidden/>
              </w:rPr>
              <w:tab/>
            </w:r>
            <w:r w:rsidR="004079AC">
              <w:rPr>
                <w:webHidden/>
              </w:rPr>
              <w:fldChar w:fldCharType="begin"/>
            </w:r>
            <w:r w:rsidR="004079AC">
              <w:rPr>
                <w:webHidden/>
              </w:rPr>
              <w:instrText xml:space="preserve"> PAGEREF _Toc443330076 \h </w:instrText>
            </w:r>
            <w:r w:rsidR="004079AC">
              <w:rPr>
                <w:webHidden/>
              </w:rPr>
            </w:r>
            <w:r w:rsidR="004079AC">
              <w:rPr>
                <w:webHidden/>
              </w:rPr>
              <w:fldChar w:fldCharType="separate"/>
            </w:r>
            <w:r w:rsidR="004079AC">
              <w:rPr>
                <w:webHidden/>
              </w:rPr>
              <w:t>22</w:t>
            </w:r>
            <w:r w:rsidR="004079AC">
              <w:rPr>
                <w:webHidden/>
              </w:rPr>
              <w:fldChar w:fldCharType="end"/>
            </w:r>
          </w:hyperlink>
        </w:p>
        <w:p w14:paraId="1A20683D" w14:textId="77777777" w:rsidR="004079AC" w:rsidRDefault="001F0F19">
          <w:pPr>
            <w:pStyle w:val="TOC3"/>
            <w:rPr>
              <w:rFonts w:eastAsiaTheme="minorEastAsia" w:cstheme="minorBidi"/>
              <w:sz w:val="22"/>
              <w:lang w:val="cs-CZ" w:eastAsia="cs-CZ"/>
            </w:rPr>
          </w:pPr>
          <w:hyperlink w:anchor="_Toc443330077" w:history="1">
            <w:r w:rsidR="004079AC" w:rsidRPr="00A45A46">
              <w:rPr>
                <w:rStyle w:val="Hyperlink"/>
              </w:rPr>
              <w:t>6.1.10</w:t>
            </w:r>
            <w:r w:rsidR="004079AC">
              <w:rPr>
                <w:rFonts w:eastAsiaTheme="minorEastAsia" w:cstheme="minorBidi"/>
                <w:sz w:val="22"/>
                <w:lang w:val="cs-CZ" w:eastAsia="cs-CZ"/>
              </w:rPr>
              <w:tab/>
            </w:r>
            <w:r w:rsidR="004079AC" w:rsidRPr="00A45A46">
              <w:rPr>
                <w:rStyle w:val="Hyperlink"/>
              </w:rPr>
              <w:t>NFR4 - Source code repository</w:t>
            </w:r>
            <w:r w:rsidR="004079AC">
              <w:rPr>
                <w:webHidden/>
              </w:rPr>
              <w:tab/>
            </w:r>
            <w:r w:rsidR="004079AC">
              <w:rPr>
                <w:webHidden/>
              </w:rPr>
              <w:fldChar w:fldCharType="begin"/>
            </w:r>
            <w:r w:rsidR="004079AC">
              <w:rPr>
                <w:webHidden/>
              </w:rPr>
              <w:instrText xml:space="preserve"> PAGEREF _Toc443330077 \h </w:instrText>
            </w:r>
            <w:r w:rsidR="004079AC">
              <w:rPr>
                <w:webHidden/>
              </w:rPr>
            </w:r>
            <w:r w:rsidR="004079AC">
              <w:rPr>
                <w:webHidden/>
              </w:rPr>
              <w:fldChar w:fldCharType="separate"/>
            </w:r>
            <w:r w:rsidR="004079AC">
              <w:rPr>
                <w:webHidden/>
              </w:rPr>
              <w:t>22</w:t>
            </w:r>
            <w:r w:rsidR="004079AC">
              <w:rPr>
                <w:webHidden/>
              </w:rPr>
              <w:fldChar w:fldCharType="end"/>
            </w:r>
          </w:hyperlink>
        </w:p>
        <w:p w14:paraId="684BA39B" w14:textId="77777777" w:rsidR="004079AC" w:rsidRDefault="001F0F19">
          <w:pPr>
            <w:pStyle w:val="TOC3"/>
            <w:rPr>
              <w:rFonts w:eastAsiaTheme="minorEastAsia" w:cstheme="minorBidi"/>
              <w:sz w:val="22"/>
              <w:lang w:val="cs-CZ" w:eastAsia="cs-CZ"/>
            </w:rPr>
          </w:pPr>
          <w:hyperlink w:anchor="_Toc443330078" w:history="1">
            <w:r w:rsidR="004079AC" w:rsidRPr="00A45A46">
              <w:rPr>
                <w:rStyle w:val="Hyperlink"/>
              </w:rPr>
              <w:t>6.1.11</w:t>
            </w:r>
            <w:r w:rsidR="004079AC">
              <w:rPr>
                <w:rFonts w:eastAsiaTheme="minorEastAsia" w:cstheme="minorBidi"/>
                <w:sz w:val="22"/>
                <w:lang w:val="cs-CZ" w:eastAsia="cs-CZ"/>
              </w:rPr>
              <w:tab/>
            </w:r>
            <w:r w:rsidR="004079AC" w:rsidRPr="00A45A46">
              <w:rPr>
                <w:rStyle w:val="Hyperlink"/>
              </w:rPr>
              <w:t>NFR5 - Binary release packages</w:t>
            </w:r>
            <w:r w:rsidR="004079AC">
              <w:rPr>
                <w:webHidden/>
              </w:rPr>
              <w:tab/>
            </w:r>
            <w:r w:rsidR="004079AC">
              <w:rPr>
                <w:webHidden/>
              </w:rPr>
              <w:fldChar w:fldCharType="begin"/>
            </w:r>
            <w:r w:rsidR="004079AC">
              <w:rPr>
                <w:webHidden/>
              </w:rPr>
              <w:instrText xml:space="preserve"> PAGEREF _Toc443330078 \h </w:instrText>
            </w:r>
            <w:r w:rsidR="004079AC">
              <w:rPr>
                <w:webHidden/>
              </w:rPr>
            </w:r>
            <w:r w:rsidR="004079AC">
              <w:rPr>
                <w:webHidden/>
              </w:rPr>
              <w:fldChar w:fldCharType="separate"/>
            </w:r>
            <w:r w:rsidR="004079AC">
              <w:rPr>
                <w:webHidden/>
              </w:rPr>
              <w:t>22</w:t>
            </w:r>
            <w:r w:rsidR="004079AC">
              <w:rPr>
                <w:webHidden/>
              </w:rPr>
              <w:fldChar w:fldCharType="end"/>
            </w:r>
          </w:hyperlink>
        </w:p>
        <w:p w14:paraId="38D05B08" w14:textId="77777777" w:rsidR="004079AC" w:rsidRDefault="001F0F19">
          <w:pPr>
            <w:pStyle w:val="TOC2"/>
            <w:rPr>
              <w:rFonts w:eastAsiaTheme="minorEastAsia" w:cstheme="minorBidi"/>
              <w:b w:val="0"/>
              <w:noProof/>
              <w:color w:val="auto"/>
              <w:sz w:val="22"/>
              <w:lang w:val="cs-CZ" w:eastAsia="cs-CZ"/>
            </w:rPr>
          </w:pPr>
          <w:hyperlink w:anchor="_Toc443330079" w:history="1">
            <w:r w:rsidR="004079AC" w:rsidRPr="00A45A46">
              <w:rPr>
                <w:rStyle w:val="Hyperlink"/>
                <w:noProof/>
              </w:rPr>
              <w:t>6.2</w:t>
            </w:r>
            <w:r w:rsidR="004079AC">
              <w:rPr>
                <w:rFonts w:eastAsiaTheme="minorEastAsia" w:cstheme="minorBidi"/>
                <w:b w:val="0"/>
                <w:noProof/>
                <w:color w:val="auto"/>
                <w:sz w:val="22"/>
                <w:lang w:val="cs-CZ" w:eastAsia="cs-CZ"/>
              </w:rPr>
              <w:tab/>
            </w:r>
            <w:r w:rsidR="004079AC" w:rsidRPr="00A45A46">
              <w:rPr>
                <w:rStyle w:val="Hyperlink"/>
                <w:noProof/>
              </w:rPr>
              <w:t>P2 – Calculate PD</w:t>
            </w:r>
            <w:r w:rsidR="004079AC">
              <w:rPr>
                <w:noProof/>
                <w:webHidden/>
              </w:rPr>
              <w:tab/>
            </w:r>
            <w:r w:rsidR="004079AC">
              <w:rPr>
                <w:noProof/>
                <w:webHidden/>
              </w:rPr>
              <w:fldChar w:fldCharType="begin"/>
            </w:r>
            <w:r w:rsidR="004079AC">
              <w:rPr>
                <w:noProof/>
                <w:webHidden/>
              </w:rPr>
              <w:instrText xml:space="preserve"> PAGEREF _Toc443330079 \h </w:instrText>
            </w:r>
            <w:r w:rsidR="004079AC">
              <w:rPr>
                <w:noProof/>
                <w:webHidden/>
              </w:rPr>
            </w:r>
            <w:r w:rsidR="004079AC">
              <w:rPr>
                <w:noProof/>
                <w:webHidden/>
              </w:rPr>
              <w:fldChar w:fldCharType="separate"/>
            </w:r>
            <w:r w:rsidR="004079AC">
              <w:rPr>
                <w:noProof/>
                <w:webHidden/>
              </w:rPr>
              <w:t>23</w:t>
            </w:r>
            <w:r w:rsidR="004079AC">
              <w:rPr>
                <w:noProof/>
                <w:webHidden/>
              </w:rPr>
              <w:fldChar w:fldCharType="end"/>
            </w:r>
          </w:hyperlink>
        </w:p>
        <w:p w14:paraId="2C412710" w14:textId="77777777" w:rsidR="004079AC" w:rsidRDefault="001F0F19">
          <w:pPr>
            <w:pStyle w:val="TOC3"/>
            <w:rPr>
              <w:rFonts w:eastAsiaTheme="minorEastAsia" w:cstheme="minorBidi"/>
              <w:sz w:val="22"/>
              <w:lang w:val="cs-CZ" w:eastAsia="cs-CZ"/>
            </w:rPr>
          </w:pPr>
          <w:hyperlink w:anchor="_Toc443330080" w:history="1">
            <w:r w:rsidR="004079AC" w:rsidRPr="00A45A46">
              <w:rPr>
                <w:rStyle w:val="Hyperlink"/>
              </w:rPr>
              <w:t>6.2.1</w:t>
            </w:r>
            <w:r w:rsidR="004079AC">
              <w:rPr>
                <w:rFonts w:eastAsiaTheme="minorEastAsia" w:cstheme="minorBidi"/>
                <w:sz w:val="22"/>
                <w:lang w:val="cs-CZ" w:eastAsia="cs-CZ"/>
              </w:rPr>
              <w:tab/>
            </w:r>
            <w:r w:rsidR="004079AC" w:rsidRPr="00A45A46">
              <w:rPr>
                <w:rStyle w:val="Hyperlink"/>
              </w:rPr>
              <w:t>FR7 - Daily aggregation module</w:t>
            </w:r>
            <w:r w:rsidR="004079AC">
              <w:rPr>
                <w:webHidden/>
              </w:rPr>
              <w:tab/>
            </w:r>
            <w:r w:rsidR="004079AC">
              <w:rPr>
                <w:webHidden/>
              </w:rPr>
              <w:fldChar w:fldCharType="begin"/>
            </w:r>
            <w:r w:rsidR="004079AC">
              <w:rPr>
                <w:webHidden/>
              </w:rPr>
              <w:instrText xml:space="preserve"> PAGEREF _Toc443330080 \h </w:instrText>
            </w:r>
            <w:r w:rsidR="004079AC">
              <w:rPr>
                <w:webHidden/>
              </w:rPr>
            </w:r>
            <w:r w:rsidR="004079AC">
              <w:rPr>
                <w:webHidden/>
              </w:rPr>
              <w:fldChar w:fldCharType="separate"/>
            </w:r>
            <w:r w:rsidR="004079AC">
              <w:rPr>
                <w:webHidden/>
              </w:rPr>
              <w:t>23</w:t>
            </w:r>
            <w:r w:rsidR="004079AC">
              <w:rPr>
                <w:webHidden/>
              </w:rPr>
              <w:fldChar w:fldCharType="end"/>
            </w:r>
          </w:hyperlink>
        </w:p>
        <w:p w14:paraId="5A844C87" w14:textId="77777777" w:rsidR="004079AC" w:rsidRDefault="001F0F19">
          <w:pPr>
            <w:pStyle w:val="TOC3"/>
            <w:rPr>
              <w:rFonts w:eastAsiaTheme="minorEastAsia" w:cstheme="minorBidi"/>
              <w:sz w:val="22"/>
              <w:lang w:val="cs-CZ" w:eastAsia="cs-CZ"/>
            </w:rPr>
          </w:pPr>
          <w:hyperlink w:anchor="_Toc443330081" w:history="1">
            <w:r w:rsidR="004079AC" w:rsidRPr="00A45A46">
              <w:rPr>
                <w:rStyle w:val="Hyperlink"/>
              </w:rPr>
              <w:t>6.2.2</w:t>
            </w:r>
            <w:r w:rsidR="004079AC">
              <w:rPr>
                <w:rFonts w:eastAsiaTheme="minorEastAsia" w:cstheme="minorBidi"/>
                <w:sz w:val="22"/>
                <w:lang w:val="cs-CZ" w:eastAsia="cs-CZ"/>
              </w:rPr>
              <w:tab/>
            </w:r>
            <w:r w:rsidR="004079AC" w:rsidRPr="00A45A46">
              <w:rPr>
                <w:rStyle w:val="Hyperlink"/>
              </w:rPr>
              <w:t>FR8 - Monthly aggregation module</w:t>
            </w:r>
            <w:r w:rsidR="004079AC">
              <w:rPr>
                <w:webHidden/>
              </w:rPr>
              <w:tab/>
            </w:r>
            <w:r w:rsidR="004079AC">
              <w:rPr>
                <w:webHidden/>
              </w:rPr>
              <w:fldChar w:fldCharType="begin"/>
            </w:r>
            <w:r w:rsidR="004079AC">
              <w:rPr>
                <w:webHidden/>
              </w:rPr>
              <w:instrText xml:space="preserve"> PAGEREF _Toc443330081 \h </w:instrText>
            </w:r>
            <w:r w:rsidR="004079AC">
              <w:rPr>
                <w:webHidden/>
              </w:rPr>
            </w:r>
            <w:r w:rsidR="004079AC">
              <w:rPr>
                <w:webHidden/>
              </w:rPr>
              <w:fldChar w:fldCharType="separate"/>
            </w:r>
            <w:r w:rsidR="004079AC">
              <w:rPr>
                <w:webHidden/>
              </w:rPr>
              <w:t>23</w:t>
            </w:r>
            <w:r w:rsidR="004079AC">
              <w:rPr>
                <w:webHidden/>
              </w:rPr>
              <w:fldChar w:fldCharType="end"/>
            </w:r>
          </w:hyperlink>
        </w:p>
        <w:p w14:paraId="2078CE55" w14:textId="77777777" w:rsidR="004079AC" w:rsidRDefault="001F0F19">
          <w:pPr>
            <w:pStyle w:val="TOC3"/>
            <w:rPr>
              <w:rFonts w:eastAsiaTheme="minorEastAsia" w:cstheme="minorBidi"/>
              <w:sz w:val="22"/>
              <w:lang w:val="cs-CZ" w:eastAsia="cs-CZ"/>
            </w:rPr>
          </w:pPr>
          <w:hyperlink w:anchor="_Toc443330082" w:history="1">
            <w:r w:rsidR="004079AC" w:rsidRPr="00A45A46">
              <w:rPr>
                <w:rStyle w:val="Hyperlink"/>
              </w:rPr>
              <w:t>6.2.3</w:t>
            </w:r>
            <w:r w:rsidR="004079AC">
              <w:rPr>
                <w:rFonts w:eastAsiaTheme="minorEastAsia" w:cstheme="minorBidi"/>
                <w:sz w:val="22"/>
                <w:lang w:val="cs-CZ" w:eastAsia="cs-CZ"/>
              </w:rPr>
              <w:tab/>
            </w:r>
            <w:r w:rsidR="004079AC" w:rsidRPr="00A45A46">
              <w:rPr>
                <w:rStyle w:val="Hyperlink"/>
              </w:rPr>
              <w:t>FR9 - Pd calculation module</w:t>
            </w:r>
            <w:r w:rsidR="004079AC">
              <w:rPr>
                <w:webHidden/>
              </w:rPr>
              <w:tab/>
            </w:r>
            <w:r w:rsidR="004079AC">
              <w:rPr>
                <w:webHidden/>
              </w:rPr>
              <w:fldChar w:fldCharType="begin"/>
            </w:r>
            <w:r w:rsidR="004079AC">
              <w:rPr>
                <w:webHidden/>
              </w:rPr>
              <w:instrText xml:space="preserve"> PAGEREF _Toc443330082 \h </w:instrText>
            </w:r>
            <w:r w:rsidR="004079AC">
              <w:rPr>
                <w:webHidden/>
              </w:rPr>
            </w:r>
            <w:r w:rsidR="004079AC">
              <w:rPr>
                <w:webHidden/>
              </w:rPr>
              <w:fldChar w:fldCharType="separate"/>
            </w:r>
            <w:r w:rsidR="004079AC">
              <w:rPr>
                <w:webHidden/>
              </w:rPr>
              <w:t>23</w:t>
            </w:r>
            <w:r w:rsidR="004079AC">
              <w:rPr>
                <w:webHidden/>
              </w:rPr>
              <w:fldChar w:fldCharType="end"/>
            </w:r>
          </w:hyperlink>
        </w:p>
        <w:p w14:paraId="55904CF3" w14:textId="77777777" w:rsidR="004079AC" w:rsidRDefault="001F0F19">
          <w:pPr>
            <w:pStyle w:val="TOC3"/>
            <w:rPr>
              <w:rFonts w:eastAsiaTheme="minorEastAsia" w:cstheme="minorBidi"/>
              <w:sz w:val="22"/>
              <w:lang w:val="cs-CZ" w:eastAsia="cs-CZ"/>
            </w:rPr>
          </w:pPr>
          <w:hyperlink w:anchor="_Toc443330083" w:history="1">
            <w:r w:rsidR="004079AC" w:rsidRPr="00A45A46">
              <w:rPr>
                <w:rStyle w:val="Hyperlink"/>
              </w:rPr>
              <w:t>6.2.4</w:t>
            </w:r>
            <w:r w:rsidR="004079AC">
              <w:rPr>
                <w:rFonts w:eastAsiaTheme="minorEastAsia" w:cstheme="minorBidi"/>
                <w:sz w:val="22"/>
                <w:lang w:val="cs-CZ" w:eastAsia="cs-CZ"/>
              </w:rPr>
              <w:tab/>
            </w:r>
            <w:r w:rsidR="004079AC" w:rsidRPr="00A45A46">
              <w:rPr>
                <w:rStyle w:val="Hyperlink"/>
              </w:rPr>
              <w:t>NFR6 – Performance</w:t>
            </w:r>
            <w:r w:rsidR="004079AC">
              <w:rPr>
                <w:webHidden/>
              </w:rPr>
              <w:tab/>
            </w:r>
            <w:r w:rsidR="004079AC">
              <w:rPr>
                <w:webHidden/>
              </w:rPr>
              <w:fldChar w:fldCharType="begin"/>
            </w:r>
            <w:r w:rsidR="004079AC">
              <w:rPr>
                <w:webHidden/>
              </w:rPr>
              <w:instrText xml:space="preserve"> PAGEREF _Toc443330083 \h </w:instrText>
            </w:r>
            <w:r w:rsidR="004079AC">
              <w:rPr>
                <w:webHidden/>
              </w:rPr>
            </w:r>
            <w:r w:rsidR="004079AC">
              <w:rPr>
                <w:webHidden/>
              </w:rPr>
              <w:fldChar w:fldCharType="separate"/>
            </w:r>
            <w:r w:rsidR="004079AC">
              <w:rPr>
                <w:webHidden/>
              </w:rPr>
              <w:t>23</w:t>
            </w:r>
            <w:r w:rsidR="004079AC">
              <w:rPr>
                <w:webHidden/>
              </w:rPr>
              <w:fldChar w:fldCharType="end"/>
            </w:r>
          </w:hyperlink>
        </w:p>
        <w:p w14:paraId="1BE4D75A" w14:textId="77777777" w:rsidR="004079AC" w:rsidRDefault="001F0F19">
          <w:pPr>
            <w:pStyle w:val="TOC2"/>
            <w:rPr>
              <w:rFonts w:eastAsiaTheme="minorEastAsia" w:cstheme="minorBidi"/>
              <w:b w:val="0"/>
              <w:noProof/>
              <w:color w:val="auto"/>
              <w:sz w:val="22"/>
              <w:lang w:val="cs-CZ" w:eastAsia="cs-CZ"/>
            </w:rPr>
          </w:pPr>
          <w:hyperlink w:anchor="_Toc443330084" w:history="1">
            <w:r w:rsidR="004079AC" w:rsidRPr="00A45A46">
              <w:rPr>
                <w:rStyle w:val="Hyperlink"/>
                <w:noProof/>
              </w:rPr>
              <w:t>6.3</w:t>
            </w:r>
            <w:r w:rsidR="004079AC">
              <w:rPr>
                <w:rFonts w:eastAsiaTheme="minorEastAsia" w:cstheme="minorBidi"/>
                <w:b w:val="0"/>
                <w:noProof/>
                <w:color w:val="auto"/>
                <w:sz w:val="22"/>
                <w:lang w:val="cs-CZ" w:eastAsia="cs-CZ"/>
              </w:rPr>
              <w:tab/>
            </w:r>
            <w:r w:rsidR="004079AC" w:rsidRPr="00A45A46">
              <w:rPr>
                <w:rStyle w:val="Hyperlink"/>
                <w:noProof/>
              </w:rPr>
              <w:t>P3 - Distribute data  to downstream systems</w:t>
            </w:r>
            <w:r w:rsidR="004079AC">
              <w:rPr>
                <w:noProof/>
                <w:webHidden/>
              </w:rPr>
              <w:tab/>
            </w:r>
            <w:r w:rsidR="004079AC">
              <w:rPr>
                <w:noProof/>
                <w:webHidden/>
              </w:rPr>
              <w:fldChar w:fldCharType="begin"/>
            </w:r>
            <w:r w:rsidR="004079AC">
              <w:rPr>
                <w:noProof/>
                <w:webHidden/>
              </w:rPr>
              <w:instrText xml:space="preserve"> PAGEREF _Toc443330084 \h </w:instrText>
            </w:r>
            <w:r w:rsidR="004079AC">
              <w:rPr>
                <w:noProof/>
                <w:webHidden/>
              </w:rPr>
            </w:r>
            <w:r w:rsidR="004079AC">
              <w:rPr>
                <w:noProof/>
                <w:webHidden/>
              </w:rPr>
              <w:fldChar w:fldCharType="separate"/>
            </w:r>
            <w:r w:rsidR="004079AC">
              <w:rPr>
                <w:noProof/>
                <w:webHidden/>
              </w:rPr>
              <w:t>23</w:t>
            </w:r>
            <w:r w:rsidR="004079AC">
              <w:rPr>
                <w:noProof/>
                <w:webHidden/>
              </w:rPr>
              <w:fldChar w:fldCharType="end"/>
            </w:r>
          </w:hyperlink>
        </w:p>
        <w:p w14:paraId="35265FB4" w14:textId="77777777" w:rsidR="004079AC" w:rsidRDefault="001F0F19">
          <w:pPr>
            <w:pStyle w:val="TOC3"/>
            <w:rPr>
              <w:rFonts w:eastAsiaTheme="minorEastAsia" w:cstheme="minorBidi"/>
              <w:sz w:val="22"/>
              <w:lang w:val="cs-CZ" w:eastAsia="cs-CZ"/>
            </w:rPr>
          </w:pPr>
          <w:hyperlink w:anchor="_Toc443330085" w:history="1">
            <w:r w:rsidR="004079AC" w:rsidRPr="00A45A46">
              <w:rPr>
                <w:rStyle w:val="Hyperlink"/>
              </w:rPr>
              <w:t>6.3.1</w:t>
            </w:r>
            <w:r w:rsidR="004079AC">
              <w:rPr>
                <w:rFonts w:eastAsiaTheme="minorEastAsia" w:cstheme="minorBidi"/>
                <w:sz w:val="22"/>
                <w:lang w:val="cs-CZ" w:eastAsia="cs-CZ"/>
              </w:rPr>
              <w:tab/>
            </w:r>
            <w:r w:rsidR="004079AC" w:rsidRPr="00A45A46">
              <w:rPr>
                <w:rStyle w:val="Hyperlink"/>
              </w:rPr>
              <w:t>FR10 – Integration options</w:t>
            </w:r>
            <w:r w:rsidR="004079AC">
              <w:rPr>
                <w:webHidden/>
              </w:rPr>
              <w:tab/>
            </w:r>
            <w:r w:rsidR="004079AC">
              <w:rPr>
                <w:webHidden/>
              </w:rPr>
              <w:fldChar w:fldCharType="begin"/>
            </w:r>
            <w:r w:rsidR="004079AC">
              <w:rPr>
                <w:webHidden/>
              </w:rPr>
              <w:instrText xml:space="preserve"> PAGEREF _Toc443330085 \h </w:instrText>
            </w:r>
            <w:r w:rsidR="004079AC">
              <w:rPr>
                <w:webHidden/>
              </w:rPr>
            </w:r>
            <w:r w:rsidR="004079AC">
              <w:rPr>
                <w:webHidden/>
              </w:rPr>
              <w:fldChar w:fldCharType="separate"/>
            </w:r>
            <w:r w:rsidR="004079AC">
              <w:rPr>
                <w:webHidden/>
              </w:rPr>
              <w:t>23</w:t>
            </w:r>
            <w:r w:rsidR="004079AC">
              <w:rPr>
                <w:webHidden/>
              </w:rPr>
              <w:fldChar w:fldCharType="end"/>
            </w:r>
          </w:hyperlink>
        </w:p>
        <w:p w14:paraId="1C324539" w14:textId="77777777" w:rsidR="004079AC" w:rsidRDefault="001F0F19">
          <w:pPr>
            <w:pStyle w:val="TOC3"/>
            <w:rPr>
              <w:rFonts w:eastAsiaTheme="minorEastAsia" w:cstheme="minorBidi"/>
              <w:sz w:val="22"/>
              <w:lang w:val="cs-CZ" w:eastAsia="cs-CZ"/>
            </w:rPr>
          </w:pPr>
          <w:hyperlink w:anchor="_Toc443330086" w:history="1">
            <w:r w:rsidR="004079AC" w:rsidRPr="00A45A46">
              <w:rPr>
                <w:rStyle w:val="Hyperlink"/>
              </w:rPr>
              <w:t>6.3.2</w:t>
            </w:r>
            <w:r w:rsidR="004079AC">
              <w:rPr>
                <w:rFonts w:eastAsiaTheme="minorEastAsia" w:cstheme="minorBidi"/>
                <w:sz w:val="22"/>
                <w:lang w:val="cs-CZ" w:eastAsia="cs-CZ"/>
              </w:rPr>
              <w:tab/>
            </w:r>
            <w:r w:rsidR="004079AC" w:rsidRPr="00A45A46">
              <w:rPr>
                <w:rStyle w:val="Hyperlink"/>
              </w:rPr>
              <w:t>NFR7 – Availability</w:t>
            </w:r>
            <w:r w:rsidR="004079AC">
              <w:rPr>
                <w:webHidden/>
              </w:rPr>
              <w:tab/>
            </w:r>
            <w:r w:rsidR="004079AC">
              <w:rPr>
                <w:webHidden/>
              </w:rPr>
              <w:fldChar w:fldCharType="begin"/>
            </w:r>
            <w:r w:rsidR="004079AC">
              <w:rPr>
                <w:webHidden/>
              </w:rPr>
              <w:instrText xml:space="preserve"> PAGEREF _Toc443330086 \h </w:instrText>
            </w:r>
            <w:r w:rsidR="004079AC">
              <w:rPr>
                <w:webHidden/>
              </w:rPr>
            </w:r>
            <w:r w:rsidR="004079AC">
              <w:rPr>
                <w:webHidden/>
              </w:rPr>
              <w:fldChar w:fldCharType="separate"/>
            </w:r>
            <w:r w:rsidR="004079AC">
              <w:rPr>
                <w:webHidden/>
              </w:rPr>
              <w:t>23</w:t>
            </w:r>
            <w:r w:rsidR="004079AC">
              <w:rPr>
                <w:webHidden/>
              </w:rPr>
              <w:fldChar w:fldCharType="end"/>
            </w:r>
          </w:hyperlink>
        </w:p>
        <w:p w14:paraId="4F966476"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87" w:history="1">
            <w:r w:rsidR="004079AC" w:rsidRPr="00A45A46">
              <w:rPr>
                <w:rStyle w:val="Hyperlink"/>
                <w:noProof/>
              </w:rPr>
              <w:t>7</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References</w:t>
            </w:r>
            <w:r w:rsidR="004079AC">
              <w:rPr>
                <w:noProof/>
                <w:webHidden/>
              </w:rPr>
              <w:tab/>
            </w:r>
            <w:r w:rsidR="004079AC">
              <w:rPr>
                <w:noProof/>
                <w:webHidden/>
              </w:rPr>
              <w:fldChar w:fldCharType="begin"/>
            </w:r>
            <w:r w:rsidR="004079AC">
              <w:rPr>
                <w:noProof/>
                <w:webHidden/>
              </w:rPr>
              <w:instrText xml:space="preserve"> PAGEREF _Toc443330087 \h </w:instrText>
            </w:r>
            <w:r w:rsidR="004079AC">
              <w:rPr>
                <w:noProof/>
                <w:webHidden/>
              </w:rPr>
            </w:r>
            <w:r w:rsidR="004079AC">
              <w:rPr>
                <w:noProof/>
                <w:webHidden/>
              </w:rPr>
              <w:fldChar w:fldCharType="separate"/>
            </w:r>
            <w:r w:rsidR="004079AC">
              <w:rPr>
                <w:noProof/>
                <w:webHidden/>
              </w:rPr>
              <w:t>24</w:t>
            </w:r>
            <w:r w:rsidR="004079AC">
              <w:rPr>
                <w:noProof/>
                <w:webHidden/>
              </w:rPr>
              <w:fldChar w:fldCharType="end"/>
            </w:r>
          </w:hyperlink>
        </w:p>
        <w:p w14:paraId="5798EB04" w14:textId="77777777" w:rsidR="004079AC" w:rsidRDefault="001F0F19">
          <w:pPr>
            <w:pStyle w:val="TOC2"/>
            <w:rPr>
              <w:rFonts w:eastAsiaTheme="minorEastAsia" w:cstheme="minorBidi"/>
              <w:b w:val="0"/>
              <w:noProof/>
              <w:color w:val="auto"/>
              <w:sz w:val="22"/>
              <w:lang w:val="cs-CZ" w:eastAsia="cs-CZ"/>
            </w:rPr>
          </w:pPr>
          <w:hyperlink w:anchor="_Toc443330088" w:history="1">
            <w:r w:rsidR="004079AC" w:rsidRPr="00A45A46">
              <w:rPr>
                <w:rStyle w:val="Hyperlink"/>
                <w:noProof/>
              </w:rPr>
              <w:t>7.1</w:t>
            </w:r>
            <w:r w:rsidR="004079AC">
              <w:rPr>
                <w:rFonts w:eastAsiaTheme="minorEastAsia" w:cstheme="minorBidi"/>
                <w:b w:val="0"/>
                <w:noProof/>
                <w:color w:val="auto"/>
                <w:sz w:val="22"/>
                <w:lang w:val="cs-CZ" w:eastAsia="cs-CZ"/>
              </w:rPr>
              <w:tab/>
            </w:r>
            <w:r w:rsidR="004079AC" w:rsidRPr="00A45A46">
              <w:rPr>
                <w:rStyle w:val="Hyperlink"/>
                <w:noProof/>
              </w:rPr>
              <w:t>Business Processes and Requirements</w:t>
            </w:r>
            <w:r w:rsidR="004079AC">
              <w:rPr>
                <w:noProof/>
                <w:webHidden/>
              </w:rPr>
              <w:tab/>
            </w:r>
            <w:r w:rsidR="004079AC">
              <w:rPr>
                <w:noProof/>
                <w:webHidden/>
              </w:rPr>
              <w:fldChar w:fldCharType="begin"/>
            </w:r>
            <w:r w:rsidR="004079AC">
              <w:rPr>
                <w:noProof/>
                <w:webHidden/>
              </w:rPr>
              <w:instrText xml:space="preserve"> PAGEREF _Toc443330088 \h </w:instrText>
            </w:r>
            <w:r w:rsidR="004079AC">
              <w:rPr>
                <w:noProof/>
                <w:webHidden/>
              </w:rPr>
            </w:r>
            <w:r w:rsidR="004079AC">
              <w:rPr>
                <w:noProof/>
                <w:webHidden/>
              </w:rPr>
              <w:fldChar w:fldCharType="separate"/>
            </w:r>
            <w:r w:rsidR="004079AC">
              <w:rPr>
                <w:noProof/>
                <w:webHidden/>
              </w:rPr>
              <w:t>24</w:t>
            </w:r>
            <w:r w:rsidR="004079AC">
              <w:rPr>
                <w:noProof/>
                <w:webHidden/>
              </w:rPr>
              <w:fldChar w:fldCharType="end"/>
            </w:r>
          </w:hyperlink>
        </w:p>
        <w:p w14:paraId="207CE4BA"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89" w:history="1">
            <w:r w:rsidR="004079AC" w:rsidRPr="00A45A46">
              <w:rPr>
                <w:rStyle w:val="Hyperlink"/>
                <w:noProof/>
              </w:rPr>
              <w:t>8</w:t>
            </w:r>
            <w:r w:rsidR="004079AC">
              <w:rPr>
                <w:rFonts w:asciiTheme="minorHAnsi" w:eastAsiaTheme="minorEastAsia" w:hAnsiTheme="minorHAnsi" w:cstheme="minorBidi"/>
                <w:b w:val="0"/>
                <w:bCs w:val="0"/>
                <w:noProof/>
                <w:color w:val="auto"/>
                <w:sz w:val="22"/>
                <w:szCs w:val="22"/>
                <w:lang w:val="cs-CZ" w:eastAsia="cs-CZ"/>
              </w:rPr>
              <w:tab/>
            </w:r>
            <w:r w:rsidR="004079AC" w:rsidRPr="00A45A46">
              <w:rPr>
                <w:rStyle w:val="Hyperlink"/>
                <w:noProof/>
              </w:rPr>
              <w:t>Planning</w:t>
            </w:r>
            <w:r w:rsidR="004079AC">
              <w:rPr>
                <w:noProof/>
                <w:webHidden/>
              </w:rPr>
              <w:tab/>
            </w:r>
            <w:r w:rsidR="004079AC">
              <w:rPr>
                <w:noProof/>
                <w:webHidden/>
              </w:rPr>
              <w:fldChar w:fldCharType="begin"/>
            </w:r>
            <w:r w:rsidR="004079AC">
              <w:rPr>
                <w:noProof/>
                <w:webHidden/>
              </w:rPr>
              <w:instrText xml:space="preserve"> PAGEREF _Toc443330089 \h </w:instrText>
            </w:r>
            <w:r w:rsidR="004079AC">
              <w:rPr>
                <w:noProof/>
                <w:webHidden/>
              </w:rPr>
            </w:r>
            <w:r w:rsidR="004079AC">
              <w:rPr>
                <w:noProof/>
                <w:webHidden/>
              </w:rPr>
              <w:fldChar w:fldCharType="separate"/>
            </w:r>
            <w:r w:rsidR="004079AC">
              <w:rPr>
                <w:noProof/>
                <w:webHidden/>
              </w:rPr>
              <w:t>25</w:t>
            </w:r>
            <w:r w:rsidR="004079AC">
              <w:rPr>
                <w:noProof/>
                <w:webHidden/>
              </w:rPr>
              <w:fldChar w:fldCharType="end"/>
            </w:r>
          </w:hyperlink>
        </w:p>
        <w:p w14:paraId="725F791A" w14:textId="77777777" w:rsidR="004079AC" w:rsidRDefault="001F0F19">
          <w:pPr>
            <w:pStyle w:val="TOC2"/>
            <w:rPr>
              <w:rFonts w:eastAsiaTheme="minorEastAsia" w:cstheme="minorBidi"/>
              <w:b w:val="0"/>
              <w:noProof/>
              <w:color w:val="auto"/>
              <w:sz w:val="22"/>
              <w:lang w:val="cs-CZ" w:eastAsia="cs-CZ"/>
            </w:rPr>
          </w:pPr>
          <w:hyperlink w:anchor="_Toc443330090" w:history="1">
            <w:r w:rsidR="004079AC" w:rsidRPr="00A45A46">
              <w:rPr>
                <w:rStyle w:val="Hyperlink"/>
                <w:noProof/>
              </w:rPr>
              <w:t>8.1</w:t>
            </w:r>
            <w:r w:rsidR="004079AC">
              <w:rPr>
                <w:rFonts w:eastAsiaTheme="minorEastAsia" w:cstheme="minorBidi"/>
                <w:b w:val="0"/>
                <w:noProof/>
                <w:color w:val="auto"/>
                <w:sz w:val="22"/>
                <w:lang w:val="cs-CZ" w:eastAsia="cs-CZ"/>
              </w:rPr>
              <w:tab/>
            </w:r>
            <w:r w:rsidR="004079AC" w:rsidRPr="00A45A46">
              <w:rPr>
                <w:rStyle w:val="Hyperlink"/>
                <w:noProof/>
              </w:rPr>
              <w:t>P1 – Collect data</w:t>
            </w:r>
            <w:r w:rsidR="004079AC">
              <w:rPr>
                <w:noProof/>
                <w:webHidden/>
              </w:rPr>
              <w:tab/>
            </w:r>
            <w:r w:rsidR="004079AC">
              <w:rPr>
                <w:noProof/>
                <w:webHidden/>
              </w:rPr>
              <w:fldChar w:fldCharType="begin"/>
            </w:r>
            <w:r w:rsidR="004079AC">
              <w:rPr>
                <w:noProof/>
                <w:webHidden/>
              </w:rPr>
              <w:instrText xml:space="preserve"> PAGEREF _Toc443330090 \h </w:instrText>
            </w:r>
            <w:r w:rsidR="004079AC">
              <w:rPr>
                <w:noProof/>
                <w:webHidden/>
              </w:rPr>
            </w:r>
            <w:r w:rsidR="004079AC">
              <w:rPr>
                <w:noProof/>
                <w:webHidden/>
              </w:rPr>
              <w:fldChar w:fldCharType="separate"/>
            </w:r>
            <w:r w:rsidR="004079AC">
              <w:rPr>
                <w:noProof/>
                <w:webHidden/>
              </w:rPr>
              <w:t>25</w:t>
            </w:r>
            <w:r w:rsidR="004079AC">
              <w:rPr>
                <w:noProof/>
                <w:webHidden/>
              </w:rPr>
              <w:fldChar w:fldCharType="end"/>
            </w:r>
          </w:hyperlink>
        </w:p>
        <w:p w14:paraId="53B5C9DD"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91" w:history="1">
            <w:r w:rsidR="004079AC">
              <w:rPr>
                <w:noProof/>
                <w:webHidden/>
              </w:rPr>
              <w:tab/>
            </w:r>
            <w:r w:rsidR="004079AC">
              <w:rPr>
                <w:noProof/>
                <w:webHidden/>
              </w:rPr>
              <w:fldChar w:fldCharType="begin"/>
            </w:r>
            <w:r w:rsidR="004079AC">
              <w:rPr>
                <w:noProof/>
                <w:webHidden/>
              </w:rPr>
              <w:instrText xml:space="preserve"> PAGEREF _Toc443330091 \h </w:instrText>
            </w:r>
            <w:r w:rsidR="004079AC">
              <w:rPr>
                <w:noProof/>
                <w:webHidden/>
              </w:rPr>
            </w:r>
            <w:r w:rsidR="004079AC">
              <w:rPr>
                <w:noProof/>
                <w:webHidden/>
              </w:rPr>
              <w:fldChar w:fldCharType="separate"/>
            </w:r>
            <w:r w:rsidR="004079AC">
              <w:rPr>
                <w:noProof/>
                <w:webHidden/>
              </w:rPr>
              <w:t>26</w:t>
            </w:r>
            <w:r w:rsidR="004079AC">
              <w:rPr>
                <w:noProof/>
                <w:webHidden/>
              </w:rPr>
              <w:fldChar w:fldCharType="end"/>
            </w:r>
          </w:hyperlink>
        </w:p>
        <w:p w14:paraId="000E0106"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92" w:history="1">
            <w:r w:rsidR="004079AC" w:rsidRPr="00A45A46">
              <w:rPr>
                <w:rStyle w:val="Hyperlink"/>
                <w:noProof/>
              </w:rPr>
              <w:t>Appendix A – Interface specification for incoming files</w:t>
            </w:r>
            <w:r w:rsidR="004079AC">
              <w:rPr>
                <w:noProof/>
                <w:webHidden/>
              </w:rPr>
              <w:tab/>
            </w:r>
            <w:r w:rsidR="004079AC">
              <w:rPr>
                <w:noProof/>
                <w:webHidden/>
              </w:rPr>
              <w:fldChar w:fldCharType="begin"/>
            </w:r>
            <w:r w:rsidR="004079AC">
              <w:rPr>
                <w:noProof/>
                <w:webHidden/>
              </w:rPr>
              <w:instrText xml:space="preserve"> PAGEREF _Toc443330092 \h </w:instrText>
            </w:r>
            <w:r w:rsidR="004079AC">
              <w:rPr>
                <w:noProof/>
                <w:webHidden/>
              </w:rPr>
            </w:r>
            <w:r w:rsidR="004079AC">
              <w:rPr>
                <w:noProof/>
                <w:webHidden/>
              </w:rPr>
              <w:fldChar w:fldCharType="separate"/>
            </w:r>
            <w:r w:rsidR="004079AC">
              <w:rPr>
                <w:noProof/>
                <w:webHidden/>
              </w:rPr>
              <w:t>1</w:t>
            </w:r>
            <w:r w:rsidR="004079AC">
              <w:rPr>
                <w:noProof/>
                <w:webHidden/>
              </w:rPr>
              <w:fldChar w:fldCharType="end"/>
            </w:r>
          </w:hyperlink>
        </w:p>
        <w:p w14:paraId="3449FF93" w14:textId="77777777" w:rsidR="004079AC" w:rsidRDefault="001F0F19">
          <w:pPr>
            <w:pStyle w:val="TOC1"/>
            <w:rPr>
              <w:rFonts w:asciiTheme="minorHAnsi" w:eastAsiaTheme="minorEastAsia" w:hAnsiTheme="minorHAnsi" w:cstheme="minorBidi"/>
              <w:b w:val="0"/>
              <w:bCs w:val="0"/>
              <w:noProof/>
              <w:color w:val="auto"/>
              <w:sz w:val="22"/>
              <w:szCs w:val="22"/>
              <w:lang w:val="cs-CZ" w:eastAsia="cs-CZ"/>
            </w:rPr>
          </w:pPr>
          <w:hyperlink w:anchor="_Toc443330093" w:history="1">
            <w:r w:rsidR="004079AC" w:rsidRPr="00A45A46">
              <w:rPr>
                <w:rStyle w:val="Hyperlink"/>
                <w:noProof/>
              </w:rPr>
              <w:t>Appendix B – Technical recommendations</w:t>
            </w:r>
            <w:r w:rsidR="004079AC">
              <w:rPr>
                <w:noProof/>
                <w:webHidden/>
              </w:rPr>
              <w:tab/>
            </w:r>
            <w:r w:rsidR="004079AC">
              <w:rPr>
                <w:noProof/>
                <w:webHidden/>
              </w:rPr>
              <w:fldChar w:fldCharType="begin"/>
            </w:r>
            <w:r w:rsidR="004079AC">
              <w:rPr>
                <w:noProof/>
                <w:webHidden/>
              </w:rPr>
              <w:instrText xml:space="preserve"> PAGEREF _Toc443330093 \h </w:instrText>
            </w:r>
            <w:r w:rsidR="004079AC">
              <w:rPr>
                <w:noProof/>
                <w:webHidden/>
              </w:rPr>
            </w:r>
            <w:r w:rsidR="004079AC">
              <w:rPr>
                <w:noProof/>
                <w:webHidden/>
              </w:rPr>
              <w:fldChar w:fldCharType="separate"/>
            </w:r>
            <w:r w:rsidR="004079AC">
              <w:rPr>
                <w:noProof/>
                <w:webHidden/>
              </w:rPr>
              <w:t>5</w:t>
            </w:r>
            <w:r w:rsidR="004079AC">
              <w:rPr>
                <w:noProof/>
                <w:webHidden/>
              </w:rPr>
              <w:fldChar w:fldCharType="end"/>
            </w:r>
          </w:hyperlink>
        </w:p>
        <w:p w14:paraId="58C2A5E1" w14:textId="77777777" w:rsidR="00AF4BA6" w:rsidRDefault="00AF4BA6">
          <w:r>
            <w:rPr>
              <w:b/>
              <w:bCs/>
              <w:noProof/>
            </w:rPr>
            <w:fldChar w:fldCharType="end"/>
          </w:r>
        </w:p>
      </w:sdtContent>
    </w:sdt>
    <w:p w14:paraId="58C2A5E2" w14:textId="77777777" w:rsidR="00450550" w:rsidRPr="002634A3" w:rsidRDefault="00450550" w:rsidP="009262C0">
      <w:pPr>
        <w:pStyle w:val="Heading1"/>
      </w:pPr>
      <w:bookmarkStart w:id="0" w:name="_Toc290461558"/>
      <w:bookmarkStart w:id="1" w:name="_Toc404094349"/>
      <w:bookmarkStart w:id="2" w:name="_Toc416167510"/>
      <w:bookmarkStart w:id="3" w:name="_Toc443330038"/>
      <w:bookmarkStart w:id="4" w:name="_Toc347491780"/>
      <w:r w:rsidRPr="002634A3">
        <w:lastRenderedPageBreak/>
        <w:t>Executive Summary</w:t>
      </w:r>
      <w:bookmarkEnd w:id="0"/>
      <w:bookmarkEnd w:id="1"/>
      <w:bookmarkEnd w:id="2"/>
      <w:bookmarkEnd w:id="3"/>
    </w:p>
    <w:p w14:paraId="58C2A5E3" w14:textId="77777777" w:rsidR="00C9458B" w:rsidRPr="00C9458B" w:rsidRDefault="008A0EE8" w:rsidP="00C9458B">
      <w:pPr>
        <w:rPr>
          <w:rStyle w:val="Normal3"/>
        </w:rPr>
      </w:pPr>
      <w:r w:rsidRPr="00C9458B">
        <w:rPr>
          <w:rStyle w:val="Normal3"/>
        </w:rPr>
        <w:t>This document is intended to outline the need for the Scoring Database solution, identified by the customer coming from banking sector. The purpose</w:t>
      </w:r>
      <w:r w:rsidR="00C9458B" w:rsidRPr="00C9458B">
        <w:rPr>
          <w:rStyle w:val="Normal3"/>
        </w:rPr>
        <w:t xml:space="preserve"> of the project</w:t>
      </w:r>
      <w:r w:rsidRPr="00C9458B">
        <w:rPr>
          <w:rStyle w:val="Normal3"/>
        </w:rPr>
        <w:t xml:space="preserve"> is to find a correlation between transactions and account balances and fraudulent behavior and the probability of default of the account owner.</w:t>
      </w:r>
      <w:r w:rsidR="00C9458B" w:rsidRPr="00C9458B">
        <w:rPr>
          <w:rStyle w:val="Normal3"/>
        </w:rPr>
        <w:t xml:space="preserve"> In the first phase, transaction data should be collected. Information about all transactions on all accounts of the given customer is supposed to be collected and stored to database. This phase is supposed to last 24 months.  In the next phase, the collected data will be evaluated and scoring module will be developed.</w:t>
      </w:r>
      <w:r w:rsidR="00497EBC">
        <w:rPr>
          <w:rStyle w:val="Normal3"/>
        </w:rPr>
        <w:t xml:space="preserve"> The last phase will provide the data to the downstream systems.</w:t>
      </w:r>
    </w:p>
    <w:p w14:paraId="58C2A5E4" w14:textId="77777777" w:rsidR="00450550" w:rsidRPr="002634A3" w:rsidRDefault="00450550" w:rsidP="00450550">
      <w:pPr>
        <w:rPr>
          <w:rStyle w:val="Normal3"/>
          <w:color w:val="0070C0"/>
        </w:rPr>
      </w:pPr>
    </w:p>
    <w:p w14:paraId="58C2A5E5" w14:textId="77777777" w:rsidR="00450550" w:rsidRPr="002634A3" w:rsidRDefault="00450550" w:rsidP="009262C0">
      <w:pPr>
        <w:pStyle w:val="Heading1"/>
      </w:pPr>
      <w:bookmarkStart w:id="5" w:name="_Toc290461559"/>
      <w:bookmarkStart w:id="6" w:name="_Toc404094350"/>
      <w:bookmarkStart w:id="7" w:name="_Toc416167511"/>
      <w:bookmarkStart w:id="8" w:name="_Toc443330039"/>
      <w:r w:rsidRPr="002634A3">
        <w:lastRenderedPageBreak/>
        <w:t>Introduction</w:t>
      </w:r>
      <w:bookmarkEnd w:id="5"/>
      <w:bookmarkEnd w:id="6"/>
      <w:bookmarkEnd w:id="7"/>
      <w:bookmarkEnd w:id="8"/>
    </w:p>
    <w:p w14:paraId="58C2A5E6" w14:textId="77777777" w:rsidR="00450550" w:rsidRPr="00AF4BA6" w:rsidRDefault="00450550" w:rsidP="00AF4BA6">
      <w:pPr>
        <w:rPr>
          <w:rStyle w:val="Normal3"/>
        </w:rPr>
      </w:pPr>
      <w:r w:rsidRPr="00AF4BA6">
        <w:rPr>
          <w:rStyle w:val="Normal3"/>
        </w:rPr>
        <w:t>The Functional Requirements Document (FRD) is the starting point of solution and system development and is a collaborative effort between all business and technology stakeholders.</w:t>
      </w:r>
    </w:p>
    <w:p w14:paraId="58C2A5E7" w14:textId="77777777" w:rsidR="00450550" w:rsidRPr="002634A3" w:rsidRDefault="00450550" w:rsidP="006B116E">
      <w:pPr>
        <w:rPr>
          <w:rStyle w:val="Normal3"/>
        </w:rPr>
      </w:pPr>
      <w:r w:rsidRPr="00AF4BA6">
        <w:rPr>
          <w:rStyle w:val="Normal3"/>
        </w:rPr>
        <w:t xml:space="preserve">The FRD defines “what” the user needs. </w:t>
      </w:r>
    </w:p>
    <w:p w14:paraId="58C2A5E8" w14:textId="77777777" w:rsidR="00450550" w:rsidRPr="002634A3" w:rsidRDefault="00450550" w:rsidP="00450550">
      <w:pPr>
        <w:rPr>
          <w:rStyle w:val="Normal3"/>
        </w:rPr>
      </w:pPr>
    </w:p>
    <w:p w14:paraId="58C2A5E9" w14:textId="77777777" w:rsidR="00450550" w:rsidRPr="002634A3" w:rsidRDefault="00450550" w:rsidP="00AF4BA6">
      <w:pPr>
        <w:pStyle w:val="Heading1"/>
      </w:pPr>
      <w:bookmarkStart w:id="9" w:name="_Toc290461560"/>
      <w:bookmarkStart w:id="10" w:name="_Toc404094351"/>
      <w:bookmarkStart w:id="11" w:name="_Toc416167512"/>
      <w:bookmarkStart w:id="12" w:name="_Toc443330040"/>
      <w:r w:rsidRPr="002634A3">
        <w:lastRenderedPageBreak/>
        <w:t>Purpose</w:t>
      </w:r>
      <w:bookmarkEnd w:id="9"/>
      <w:bookmarkEnd w:id="10"/>
      <w:bookmarkEnd w:id="11"/>
      <w:bookmarkEnd w:id="12"/>
    </w:p>
    <w:p w14:paraId="58C2A5EA" w14:textId="77777777" w:rsidR="00450550" w:rsidRDefault="00450550" w:rsidP="00450550">
      <w:pPr>
        <w:rPr>
          <w:rStyle w:val="Normal3"/>
        </w:rPr>
      </w:pPr>
      <w:r w:rsidRPr="002634A3">
        <w:rPr>
          <w:rStyle w:val="Normal3"/>
        </w:rPr>
        <w:t xml:space="preserve">The purpose of the FRD is to communicate business needs in common terms to all project and technical team members to ensure that the end product meets the business objectives. It is the first phase of the Systems-Development Life Cycle.  </w:t>
      </w:r>
    </w:p>
    <w:p w14:paraId="6664D2BE" w14:textId="77777777" w:rsidR="00CF73F8" w:rsidRDefault="00CF73F8" w:rsidP="008F259A">
      <w:pPr>
        <w:pStyle w:val="BodyText"/>
      </w:pPr>
    </w:p>
    <w:p w14:paraId="225B04BD" w14:textId="77777777" w:rsidR="00CF73F8" w:rsidRPr="002634A3" w:rsidRDefault="00CF73F8" w:rsidP="00CF73F8">
      <w:pPr>
        <w:pStyle w:val="Heading2"/>
      </w:pPr>
      <w:bookmarkStart w:id="13" w:name="_Toc290461562"/>
      <w:bookmarkStart w:id="14" w:name="_Toc404094353"/>
      <w:bookmarkStart w:id="15" w:name="_Toc416167514"/>
      <w:bookmarkStart w:id="16" w:name="_Toc416248818"/>
      <w:bookmarkStart w:id="17" w:name="_Toc443330041"/>
      <w:r w:rsidRPr="002634A3">
        <w:t>Abbreviations</w:t>
      </w:r>
      <w:bookmarkEnd w:id="13"/>
      <w:bookmarkEnd w:id="14"/>
      <w:bookmarkEnd w:id="15"/>
      <w:bookmarkEnd w:id="16"/>
      <w:bookmarkEnd w:id="17"/>
    </w:p>
    <w:tbl>
      <w:tblPr>
        <w:tblStyle w:val="TableGrid"/>
        <w:tblW w:w="0" w:type="auto"/>
        <w:tblLook w:val="0420" w:firstRow="1" w:lastRow="0" w:firstColumn="0" w:lastColumn="0" w:noHBand="0" w:noVBand="1"/>
      </w:tblPr>
      <w:tblGrid>
        <w:gridCol w:w="2339"/>
        <w:gridCol w:w="7290"/>
      </w:tblGrid>
      <w:tr w:rsidR="00CF73F8" w:rsidRPr="002634A3" w14:paraId="0F5D84B0" w14:textId="77777777" w:rsidTr="003569BC">
        <w:tc>
          <w:tcPr>
            <w:tcW w:w="2363" w:type="dxa"/>
          </w:tcPr>
          <w:p w14:paraId="18D17EB6" w14:textId="77777777" w:rsidR="00CF73F8" w:rsidRPr="002634A3" w:rsidRDefault="00CF73F8" w:rsidP="003569BC">
            <w:pPr>
              <w:pStyle w:val="EstiloTableNormal1LatinaCuerpoNegrita"/>
              <w:rPr>
                <w:lang w:val="en-US"/>
              </w:rPr>
            </w:pPr>
            <w:r w:rsidRPr="002634A3">
              <w:rPr>
                <w:lang w:val="en-US"/>
              </w:rPr>
              <w:t>Abbreviation</w:t>
            </w:r>
          </w:p>
        </w:tc>
        <w:tc>
          <w:tcPr>
            <w:tcW w:w="7492" w:type="dxa"/>
          </w:tcPr>
          <w:p w14:paraId="37F6BA80" w14:textId="77777777" w:rsidR="00CF73F8" w:rsidRPr="002634A3" w:rsidRDefault="00CF73F8" w:rsidP="003569BC">
            <w:pPr>
              <w:pStyle w:val="EstiloTableNormal1LatinaCuerpoNegrita"/>
              <w:rPr>
                <w:lang w:val="en-US"/>
              </w:rPr>
            </w:pPr>
            <w:r w:rsidRPr="002634A3">
              <w:rPr>
                <w:lang w:val="en-US"/>
              </w:rPr>
              <w:t>Explanation</w:t>
            </w:r>
          </w:p>
        </w:tc>
      </w:tr>
      <w:tr w:rsidR="00780445" w:rsidRPr="002634A3" w14:paraId="3759F82A" w14:textId="77777777" w:rsidTr="003569BC">
        <w:tc>
          <w:tcPr>
            <w:tcW w:w="2363" w:type="dxa"/>
          </w:tcPr>
          <w:p w14:paraId="1CDEBBD4" w14:textId="11924471" w:rsidR="00780445" w:rsidRDefault="00780445" w:rsidP="003569BC">
            <w:pPr>
              <w:pStyle w:val="TableNormal1"/>
              <w:rPr>
                <w:rFonts w:asciiTheme="minorHAnsi" w:hAnsiTheme="minorHAnsi"/>
                <w:lang w:val="en-US"/>
              </w:rPr>
            </w:pPr>
            <w:r>
              <w:rPr>
                <w:rFonts w:asciiTheme="minorHAnsi" w:hAnsiTheme="minorHAnsi"/>
                <w:lang w:val="en-US"/>
              </w:rPr>
              <w:t>BC</w:t>
            </w:r>
          </w:p>
        </w:tc>
        <w:tc>
          <w:tcPr>
            <w:tcW w:w="7492" w:type="dxa"/>
          </w:tcPr>
          <w:p w14:paraId="27D87DAC" w14:textId="5CAECB98" w:rsidR="00780445" w:rsidRDefault="00E153FD" w:rsidP="003569BC">
            <w:pPr>
              <w:pStyle w:val="TableNormal1"/>
              <w:rPr>
                <w:rFonts w:asciiTheme="minorHAnsi" w:hAnsiTheme="minorHAnsi"/>
                <w:lang w:val="en-US"/>
              </w:rPr>
            </w:pPr>
            <w:r>
              <w:rPr>
                <w:rFonts w:asciiTheme="minorHAnsi" w:hAnsiTheme="minorHAnsi"/>
                <w:lang w:val="en-US"/>
              </w:rPr>
              <w:t>Business customer</w:t>
            </w:r>
          </w:p>
        </w:tc>
      </w:tr>
      <w:tr w:rsidR="00780445" w:rsidRPr="002634A3" w14:paraId="4432573C" w14:textId="77777777" w:rsidTr="003569BC">
        <w:tc>
          <w:tcPr>
            <w:tcW w:w="2363" w:type="dxa"/>
          </w:tcPr>
          <w:p w14:paraId="7DB9D3F8" w14:textId="5A497003" w:rsidR="00780445" w:rsidRDefault="00780445" w:rsidP="003569BC">
            <w:pPr>
              <w:pStyle w:val="TableNormal1"/>
              <w:rPr>
                <w:rFonts w:asciiTheme="minorHAnsi" w:hAnsiTheme="minorHAnsi"/>
                <w:lang w:val="en-US"/>
              </w:rPr>
            </w:pPr>
            <w:r>
              <w:rPr>
                <w:rFonts w:asciiTheme="minorHAnsi" w:hAnsiTheme="minorHAnsi"/>
                <w:lang w:val="en-US"/>
              </w:rPr>
              <w:t>CSV</w:t>
            </w:r>
          </w:p>
        </w:tc>
        <w:tc>
          <w:tcPr>
            <w:tcW w:w="7492" w:type="dxa"/>
          </w:tcPr>
          <w:p w14:paraId="5D05D7BD" w14:textId="062A809F" w:rsidR="00780445" w:rsidRDefault="001F0F19" w:rsidP="003569BC">
            <w:pPr>
              <w:pStyle w:val="TableNormal1"/>
              <w:rPr>
                <w:rFonts w:asciiTheme="minorHAnsi" w:hAnsiTheme="minorHAnsi"/>
                <w:lang w:val="en-US"/>
              </w:rPr>
            </w:pPr>
            <w:hyperlink r:id="rId16" w:history="1">
              <w:r w:rsidR="00E153FD" w:rsidRPr="00E153FD">
                <w:rPr>
                  <w:rStyle w:val="Hyperlink"/>
                  <w:rFonts w:asciiTheme="minorHAnsi" w:hAnsiTheme="minorHAnsi"/>
                  <w:lang w:val="en-US"/>
                </w:rPr>
                <w:t>Comma-separated values</w:t>
              </w:r>
            </w:hyperlink>
          </w:p>
        </w:tc>
      </w:tr>
      <w:tr w:rsidR="00780445" w:rsidRPr="002634A3" w14:paraId="48FC64C2" w14:textId="77777777" w:rsidTr="003569BC">
        <w:tc>
          <w:tcPr>
            <w:tcW w:w="2363" w:type="dxa"/>
          </w:tcPr>
          <w:p w14:paraId="694D08DB" w14:textId="15B23D79" w:rsidR="00780445" w:rsidRDefault="00780445" w:rsidP="003569BC">
            <w:pPr>
              <w:pStyle w:val="TableNormal1"/>
              <w:rPr>
                <w:rFonts w:asciiTheme="minorHAnsi" w:hAnsiTheme="minorHAnsi"/>
                <w:lang w:val="en-US"/>
              </w:rPr>
            </w:pPr>
            <w:r>
              <w:rPr>
                <w:rFonts w:asciiTheme="minorHAnsi" w:hAnsiTheme="minorHAnsi"/>
                <w:lang w:val="en-US"/>
              </w:rPr>
              <w:t>CHAR</w:t>
            </w:r>
          </w:p>
        </w:tc>
        <w:tc>
          <w:tcPr>
            <w:tcW w:w="7492" w:type="dxa"/>
          </w:tcPr>
          <w:p w14:paraId="4B59A42E" w14:textId="4F09D097" w:rsidR="00780445" w:rsidRDefault="00735DF5" w:rsidP="003569BC">
            <w:pPr>
              <w:pStyle w:val="TableNormal1"/>
              <w:rPr>
                <w:rFonts w:asciiTheme="minorHAnsi" w:hAnsiTheme="minorHAnsi"/>
                <w:lang w:val="en-US"/>
              </w:rPr>
            </w:pPr>
            <w:r>
              <w:rPr>
                <w:rFonts w:asciiTheme="minorHAnsi" w:hAnsiTheme="minorHAnsi"/>
                <w:lang w:val="en-US"/>
              </w:rPr>
              <w:t>Character datatype</w:t>
            </w:r>
          </w:p>
        </w:tc>
      </w:tr>
      <w:tr w:rsidR="00780445" w:rsidRPr="002634A3" w14:paraId="5518C4FE" w14:textId="77777777" w:rsidTr="003569BC">
        <w:tc>
          <w:tcPr>
            <w:tcW w:w="2363" w:type="dxa"/>
          </w:tcPr>
          <w:p w14:paraId="44215F16" w14:textId="324A321F" w:rsidR="00780445" w:rsidRDefault="00780445" w:rsidP="003569BC">
            <w:pPr>
              <w:pStyle w:val="TableNormal1"/>
              <w:rPr>
                <w:rFonts w:asciiTheme="minorHAnsi" w:hAnsiTheme="minorHAnsi"/>
                <w:lang w:val="en-US"/>
              </w:rPr>
            </w:pPr>
            <w:r>
              <w:rPr>
                <w:rFonts w:asciiTheme="minorHAnsi" w:hAnsiTheme="minorHAnsi"/>
                <w:lang w:val="en-US"/>
              </w:rPr>
              <w:t>DDL</w:t>
            </w:r>
          </w:p>
        </w:tc>
        <w:tc>
          <w:tcPr>
            <w:tcW w:w="7492" w:type="dxa"/>
          </w:tcPr>
          <w:p w14:paraId="4F499653" w14:textId="2E17EF06" w:rsidR="00780445" w:rsidRDefault="001F0F19" w:rsidP="003569BC">
            <w:pPr>
              <w:pStyle w:val="TableNormal1"/>
              <w:rPr>
                <w:rFonts w:asciiTheme="minorHAnsi" w:hAnsiTheme="minorHAnsi"/>
                <w:lang w:val="en-US"/>
              </w:rPr>
            </w:pPr>
            <w:hyperlink r:id="rId17" w:history="1">
              <w:r w:rsidR="00735DF5" w:rsidRPr="00735DF5">
                <w:rPr>
                  <w:rStyle w:val="Hyperlink"/>
                  <w:rFonts w:asciiTheme="minorHAnsi" w:hAnsiTheme="minorHAnsi"/>
                  <w:lang w:val="en-US"/>
                </w:rPr>
                <w:t>Data definition language</w:t>
              </w:r>
            </w:hyperlink>
          </w:p>
        </w:tc>
      </w:tr>
      <w:tr w:rsidR="00780445" w:rsidRPr="002634A3" w14:paraId="3174E9E0" w14:textId="77777777" w:rsidTr="003569BC">
        <w:tc>
          <w:tcPr>
            <w:tcW w:w="2363" w:type="dxa"/>
          </w:tcPr>
          <w:p w14:paraId="57A5204E" w14:textId="6D3CF264" w:rsidR="00780445" w:rsidRDefault="00780445" w:rsidP="003569BC">
            <w:pPr>
              <w:pStyle w:val="TableNormal1"/>
              <w:rPr>
                <w:rFonts w:asciiTheme="minorHAnsi" w:hAnsiTheme="minorHAnsi"/>
                <w:lang w:val="en-US"/>
              </w:rPr>
            </w:pPr>
            <w:r>
              <w:rPr>
                <w:rFonts w:asciiTheme="minorHAnsi" w:hAnsiTheme="minorHAnsi"/>
                <w:lang w:val="en-US"/>
              </w:rPr>
              <w:t>ER</w:t>
            </w:r>
          </w:p>
        </w:tc>
        <w:tc>
          <w:tcPr>
            <w:tcW w:w="7492" w:type="dxa"/>
          </w:tcPr>
          <w:p w14:paraId="74D52EE4" w14:textId="0701A8CA" w:rsidR="00780445" w:rsidRDefault="001F0F19" w:rsidP="003569BC">
            <w:pPr>
              <w:pStyle w:val="TableNormal1"/>
              <w:rPr>
                <w:rFonts w:asciiTheme="minorHAnsi" w:hAnsiTheme="minorHAnsi"/>
                <w:lang w:val="en-US"/>
              </w:rPr>
            </w:pPr>
            <w:hyperlink r:id="rId18" w:history="1">
              <w:r w:rsidR="00AF0668" w:rsidRPr="00AF0668">
                <w:rPr>
                  <w:rStyle w:val="Hyperlink"/>
                  <w:rFonts w:asciiTheme="minorHAnsi" w:hAnsiTheme="minorHAnsi"/>
                  <w:lang w:val="en-US"/>
                </w:rPr>
                <w:t>Entity relation model</w:t>
              </w:r>
            </w:hyperlink>
          </w:p>
        </w:tc>
      </w:tr>
      <w:tr w:rsidR="00DC2E4C" w:rsidRPr="002634A3" w14:paraId="279A756B" w14:textId="77777777" w:rsidTr="003569BC">
        <w:tc>
          <w:tcPr>
            <w:tcW w:w="2363" w:type="dxa"/>
          </w:tcPr>
          <w:p w14:paraId="6CB4B0A7" w14:textId="6B97644F" w:rsidR="00DC2E4C" w:rsidRDefault="00DC2E4C" w:rsidP="003569BC">
            <w:pPr>
              <w:pStyle w:val="TableNormal1"/>
              <w:rPr>
                <w:rFonts w:asciiTheme="minorHAnsi" w:hAnsiTheme="minorHAnsi"/>
                <w:lang w:val="en-US"/>
              </w:rPr>
            </w:pPr>
            <w:r>
              <w:rPr>
                <w:rFonts w:asciiTheme="minorHAnsi" w:hAnsiTheme="minorHAnsi"/>
                <w:lang w:val="en-US"/>
              </w:rPr>
              <w:t>EUR</w:t>
            </w:r>
          </w:p>
        </w:tc>
        <w:tc>
          <w:tcPr>
            <w:tcW w:w="7492" w:type="dxa"/>
          </w:tcPr>
          <w:p w14:paraId="6AE9D4ED" w14:textId="65B509EC" w:rsidR="00DC2E4C" w:rsidRDefault="00AF0668" w:rsidP="003569BC">
            <w:pPr>
              <w:pStyle w:val="TableNormal1"/>
              <w:rPr>
                <w:rFonts w:asciiTheme="minorHAnsi" w:hAnsiTheme="minorHAnsi"/>
                <w:lang w:val="en-US"/>
              </w:rPr>
            </w:pPr>
            <w:r>
              <w:rPr>
                <w:rFonts w:asciiTheme="minorHAnsi" w:hAnsiTheme="minorHAnsi"/>
                <w:lang w:val="en-US"/>
              </w:rPr>
              <w:t>Euro currency</w:t>
            </w:r>
          </w:p>
        </w:tc>
      </w:tr>
      <w:tr w:rsidR="001E6E0A" w:rsidRPr="002634A3" w14:paraId="27CE3DE3" w14:textId="77777777" w:rsidTr="003569BC">
        <w:tc>
          <w:tcPr>
            <w:tcW w:w="2363" w:type="dxa"/>
          </w:tcPr>
          <w:p w14:paraId="7C3AE8BA" w14:textId="2E28FF37" w:rsidR="001E6E0A" w:rsidRDefault="001E6E0A" w:rsidP="003569BC">
            <w:pPr>
              <w:pStyle w:val="TableNormal1"/>
              <w:rPr>
                <w:rFonts w:asciiTheme="minorHAnsi" w:hAnsiTheme="minorHAnsi"/>
                <w:lang w:val="en-US"/>
              </w:rPr>
            </w:pPr>
            <w:r>
              <w:rPr>
                <w:rFonts w:asciiTheme="minorHAnsi" w:hAnsiTheme="minorHAnsi"/>
                <w:lang w:val="en-US"/>
              </w:rPr>
              <w:t>FR</w:t>
            </w:r>
          </w:p>
        </w:tc>
        <w:tc>
          <w:tcPr>
            <w:tcW w:w="7492" w:type="dxa"/>
          </w:tcPr>
          <w:p w14:paraId="7AFF1B7B" w14:textId="7728DFEC" w:rsidR="001E6E0A" w:rsidRDefault="00F6020E" w:rsidP="003569BC">
            <w:pPr>
              <w:pStyle w:val="TableNormal1"/>
              <w:rPr>
                <w:rFonts w:asciiTheme="minorHAnsi" w:hAnsiTheme="minorHAnsi"/>
                <w:lang w:val="en-US"/>
              </w:rPr>
            </w:pPr>
            <w:r>
              <w:rPr>
                <w:rFonts w:asciiTheme="minorHAnsi" w:hAnsiTheme="minorHAnsi"/>
                <w:lang w:val="en-US"/>
              </w:rPr>
              <w:t>Functional requirement</w:t>
            </w:r>
          </w:p>
        </w:tc>
      </w:tr>
      <w:tr w:rsidR="00CF73F8" w:rsidRPr="002634A3" w14:paraId="5423ACB3" w14:textId="77777777" w:rsidTr="003569BC">
        <w:tc>
          <w:tcPr>
            <w:tcW w:w="2363" w:type="dxa"/>
          </w:tcPr>
          <w:p w14:paraId="11B812A8" w14:textId="3D945D24" w:rsidR="00CF73F8" w:rsidRPr="002634A3" w:rsidRDefault="00CF73F8" w:rsidP="003569BC">
            <w:pPr>
              <w:pStyle w:val="TableNormal1"/>
              <w:rPr>
                <w:rFonts w:asciiTheme="minorHAnsi" w:hAnsiTheme="minorHAnsi"/>
                <w:lang w:val="en-US"/>
              </w:rPr>
            </w:pPr>
            <w:r>
              <w:rPr>
                <w:rFonts w:asciiTheme="minorHAnsi" w:hAnsiTheme="minorHAnsi"/>
                <w:lang w:val="en-US"/>
              </w:rPr>
              <w:t>FRD</w:t>
            </w:r>
          </w:p>
        </w:tc>
        <w:tc>
          <w:tcPr>
            <w:tcW w:w="7492" w:type="dxa"/>
          </w:tcPr>
          <w:p w14:paraId="5DB06BC7" w14:textId="6B641174" w:rsidR="00CF73F8" w:rsidRPr="002634A3" w:rsidRDefault="00CF73F8" w:rsidP="003569BC">
            <w:pPr>
              <w:pStyle w:val="TableNormal1"/>
              <w:rPr>
                <w:rFonts w:asciiTheme="minorHAnsi" w:hAnsiTheme="minorHAnsi"/>
                <w:lang w:val="en-US"/>
              </w:rPr>
            </w:pPr>
            <w:r>
              <w:rPr>
                <w:rFonts w:asciiTheme="minorHAnsi" w:hAnsiTheme="minorHAnsi"/>
                <w:lang w:val="en-US"/>
              </w:rPr>
              <w:t>Functional Requirements Document</w:t>
            </w:r>
          </w:p>
        </w:tc>
      </w:tr>
      <w:tr w:rsidR="00DC2E4C" w:rsidRPr="002634A3" w14:paraId="27A98FB2" w14:textId="77777777" w:rsidTr="003569BC">
        <w:tc>
          <w:tcPr>
            <w:tcW w:w="2363" w:type="dxa"/>
          </w:tcPr>
          <w:p w14:paraId="602B2725" w14:textId="2EFA54A4" w:rsidR="00DC2E4C" w:rsidRDefault="00DC2E4C" w:rsidP="003569BC">
            <w:pPr>
              <w:pStyle w:val="TableNormal1"/>
              <w:rPr>
                <w:rFonts w:asciiTheme="minorHAnsi" w:hAnsiTheme="minorHAnsi"/>
                <w:lang w:val="en-US"/>
              </w:rPr>
            </w:pPr>
            <w:r>
              <w:rPr>
                <w:rFonts w:asciiTheme="minorHAnsi" w:hAnsiTheme="minorHAnsi"/>
                <w:lang w:val="en-US"/>
              </w:rPr>
              <w:t>IBAN</w:t>
            </w:r>
          </w:p>
        </w:tc>
        <w:tc>
          <w:tcPr>
            <w:tcW w:w="7492" w:type="dxa"/>
          </w:tcPr>
          <w:p w14:paraId="7289B31F" w14:textId="6B7C007C" w:rsidR="00DC2E4C" w:rsidRDefault="001F0F19" w:rsidP="003569BC">
            <w:pPr>
              <w:pStyle w:val="TableNormal1"/>
              <w:rPr>
                <w:rFonts w:asciiTheme="minorHAnsi" w:hAnsiTheme="minorHAnsi"/>
                <w:lang w:val="en-US"/>
              </w:rPr>
            </w:pPr>
            <w:hyperlink r:id="rId19" w:history="1">
              <w:r w:rsidR="00F6020E" w:rsidRPr="00F6020E">
                <w:rPr>
                  <w:rStyle w:val="Hyperlink"/>
                  <w:rFonts w:asciiTheme="minorHAnsi" w:hAnsiTheme="minorHAnsi"/>
                  <w:lang w:val="en-US"/>
                </w:rPr>
                <w:t>Internation Bank Account Number</w:t>
              </w:r>
            </w:hyperlink>
          </w:p>
        </w:tc>
      </w:tr>
      <w:tr w:rsidR="00780445" w:rsidRPr="002634A3" w14:paraId="51C37770" w14:textId="77777777" w:rsidTr="003569BC">
        <w:tc>
          <w:tcPr>
            <w:tcW w:w="2363" w:type="dxa"/>
          </w:tcPr>
          <w:p w14:paraId="5656DD8D" w14:textId="52C9EA7D" w:rsidR="00780445" w:rsidRDefault="00780445" w:rsidP="003569BC">
            <w:pPr>
              <w:pStyle w:val="TableNormal1"/>
              <w:rPr>
                <w:rFonts w:asciiTheme="minorHAnsi" w:hAnsiTheme="minorHAnsi"/>
                <w:lang w:val="en-US"/>
              </w:rPr>
            </w:pPr>
            <w:r>
              <w:rPr>
                <w:rFonts w:asciiTheme="minorHAnsi" w:hAnsiTheme="minorHAnsi"/>
                <w:lang w:val="en-US"/>
              </w:rPr>
              <w:t>JAR</w:t>
            </w:r>
          </w:p>
        </w:tc>
        <w:tc>
          <w:tcPr>
            <w:tcW w:w="7492" w:type="dxa"/>
          </w:tcPr>
          <w:p w14:paraId="5D7E4FAD" w14:textId="004D321B" w:rsidR="00780445" w:rsidRDefault="001F0F19" w:rsidP="003569BC">
            <w:pPr>
              <w:pStyle w:val="TableNormal1"/>
              <w:rPr>
                <w:rFonts w:asciiTheme="minorHAnsi" w:hAnsiTheme="minorHAnsi"/>
                <w:lang w:val="en-US"/>
              </w:rPr>
            </w:pPr>
            <w:hyperlink r:id="rId20" w:history="1">
              <w:r w:rsidR="00774F3A" w:rsidRPr="00774F3A">
                <w:rPr>
                  <w:rStyle w:val="Hyperlink"/>
                  <w:rFonts w:asciiTheme="minorHAnsi" w:hAnsiTheme="minorHAnsi"/>
                  <w:lang w:val="en-US"/>
                </w:rPr>
                <w:t>Java file format</w:t>
              </w:r>
            </w:hyperlink>
            <w:r w:rsidR="00774F3A">
              <w:rPr>
                <w:rFonts w:asciiTheme="minorHAnsi" w:hAnsiTheme="minorHAnsi"/>
                <w:lang w:val="en-US"/>
              </w:rPr>
              <w:t xml:space="preserve"> </w:t>
            </w:r>
          </w:p>
        </w:tc>
      </w:tr>
      <w:tr w:rsidR="00632B1A" w:rsidRPr="002634A3" w14:paraId="56F0C5C0" w14:textId="77777777" w:rsidTr="003569BC">
        <w:tc>
          <w:tcPr>
            <w:tcW w:w="2363" w:type="dxa"/>
          </w:tcPr>
          <w:p w14:paraId="7CE83540" w14:textId="6DDF49C3" w:rsidR="00632B1A" w:rsidRDefault="00632B1A" w:rsidP="003569BC">
            <w:pPr>
              <w:pStyle w:val="TableNormal1"/>
              <w:rPr>
                <w:rFonts w:asciiTheme="minorHAnsi" w:hAnsiTheme="minorHAnsi"/>
                <w:lang w:val="en-US"/>
              </w:rPr>
            </w:pPr>
            <w:r>
              <w:rPr>
                <w:rFonts w:asciiTheme="minorHAnsi" w:hAnsiTheme="minorHAnsi"/>
                <w:lang w:val="en-US"/>
              </w:rPr>
              <w:t>JDBC</w:t>
            </w:r>
          </w:p>
        </w:tc>
        <w:tc>
          <w:tcPr>
            <w:tcW w:w="7492" w:type="dxa"/>
          </w:tcPr>
          <w:p w14:paraId="734FC977" w14:textId="5DA27BE1" w:rsidR="00632B1A" w:rsidRDefault="001F0F19" w:rsidP="003569BC">
            <w:pPr>
              <w:pStyle w:val="TableNormal1"/>
              <w:rPr>
                <w:rFonts w:asciiTheme="minorHAnsi" w:hAnsiTheme="minorHAnsi"/>
                <w:lang w:val="en-US"/>
              </w:rPr>
            </w:pPr>
            <w:hyperlink r:id="rId21" w:history="1">
              <w:r w:rsidR="00F214C5" w:rsidRPr="00F214C5">
                <w:rPr>
                  <w:rStyle w:val="Hyperlink"/>
                  <w:rFonts w:asciiTheme="minorHAnsi" w:hAnsiTheme="minorHAnsi"/>
                  <w:lang w:val="en-US"/>
                </w:rPr>
                <w:t>Java database connectivity</w:t>
              </w:r>
            </w:hyperlink>
          </w:p>
        </w:tc>
      </w:tr>
      <w:tr w:rsidR="001E6E0A" w:rsidRPr="002634A3" w14:paraId="62DB3035" w14:textId="77777777" w:rsidTr="003569BC">
        <w:tc>
          <w:tcPr>
            <w:tcW w:w="2363" w:type="dxa"/>
          </w:tcPr>
          <w:p w14:paraId="13C77A4E" w14:textId="0DD55E63" w:rsidR="001E6E0A" w:rsidRDefault="001E6E0A" w:rsidP="003569BC">
            <w:pPr>
              <w:pStyle w:val="TableNormal1"/>
              <w:rPr>
                <w:rFonts w:asciiTheme="minorHAnsi" w:hAnsiTheme="minorHAnsi"/>
                <w:lang w:val="en-US"/>
              </w:rPr>
            </w:pPr>
            <w:r>
              <w:rPr>
                <w:rFonts w:asciiTheme="minorHAnsi" w:hAnsiTheme="minorHAnsi"/>
                <w:lang w:val="en-US"/>
              </w:rPr>
              <w:t>NFR</w:t>
            </w:r>
          </w:p>
        </w:tc>
        <w:tc>
          <w:tcPr>
            <w:tcW w:w="7492" w:type="dxa"/>
          </w:tcPr>
          <w:p w14:paraId="66ABAB65" w14:textId="1F55B51D" w:rsidR="001E6E0A" w:rsidRDefault="00D7688C" w:rsidP="003569BC">
            <w:pPr>
              <w:pStyle w:val="TableNormal1"/>
              <w:rPr>
                <w:rFonts w:asciiTheme="minorHAnsi" w:hAnsiTheme="minorHAnsi"/>
                <w:lang w:val="en-US"/>
              </w:rPr>
            </w:pPr>
            <w:r>
              <w:rPr>
                <w:rFonts w:asciiTheme="minorHAnsi" w:hAnsiTheme="minorHAnsi"/>
                <w:lang w:val="en-US"/>
              </w:rPr>
              <w:t>Non functional requirement</w:t>
            </w:r>
          </w:p>
        </w:tc>
      </w:tr>
      <w:tr w:rsidR="00780445" w:rsidRPr="002634A3" w14:paraId="67D9A0E6" w14:textId="77777777" w:rsidTr="003569BC">
        <w:tc>
          <w:tcPr>
            <w:tcW w:w="2363" w:type="dxa"/>
          </w:tcPr>
          <w:p w14:paraId="6ACDD5D6" w14:textId="22FE7DAF" w:rsidR="00780445" w:rsidRDefault="00780445" w:rsidP="003569BC">
            <w:pPr>
              <w:pStyle w:val="TableNormal1"/>
              <w:rPr>
                <w:rFonts w:asciiTheme="minorHAnsi" w:hAnsiTheme="minorHAnsi"/>
                <w:lang w:val="en-US"/>
              </w:rPr>
            </w:pPr>
            <w:r>
              <w:rPr>
                <w:rFonts w:asciiTheme="minorHAnsi" w:hAnsiTheme="minorHAnsi"/>
                <w:lang w:val="en-US"/>
              </w:rPr>
              <w:t>PC</w:t>
            </w:r>
          </w:p>
        </w:tc>
        <w:tc>
          <w:tcPr>
            <w:tcW w:w="7492" w:type="dxa"/>
          </w:tcPr>
          <w:p w14:paraId="75917244" w14:textId="3611CC1D" w:rsidR="00780445" w:rsidRDefault="00D7688C" w:rsidP="003569BC">
            <w:pPr>
              <w:pStyle w:val="TableNormal1"/>
              <w:rPr>
                <w:rFonts w:asciiTheme="minorHAnsi" w:hAnsiTheme="minorHAnsi"/>
                <w:lang w:val="en-US"/>
              </w:rPr>
            </w:pPr>
            <w:r>
              <w:rPr>
                <w:rFonts w:asciiTheme="minorHAnsi" w:hAnsiTheme="minorHAnsi"/>
                <w:lang w:val="en-US"/>
              </w:rPr>
              <w:t>Private customer</w:t>
            </w:r>
          </w:p>
        </w:tc>
      </w:tr>
      <w:tr w:rsidR="00DC2E4C" w:rsidRPr="002634A3" w14:paraId="7E9E9775" w14:textId="77777777" w:rsidTr="003569BC">
        <w:tc>
          <w:tcPr>
            <w:tcW w:w="2363" w:type="dxa"/>
          </w:tcPr>
          <w:p w14:paraId="4AA73F5C" w14:textId="252569DA" w:rsidR="00DC2E4C" w:rsidRDefault="00DC2E4C" w:rsidP="003569BC">
            <w:pPr>
              <w:pStyle w:val="TableNormal1"/>
              <w:rPr>
                <w:rFonts w:asciiTheme="minorHAnsi" w:hAnsiTheme="minorHAnsi"/>
                <w:lang w:val="en-US"/>
              </w:rPr>
            </w:pPr>
            <w:r>
              <w:rPr>
                <w:rFonts w:asciiTheme="minorHAnsi" w:hAnsiTheme="minorHAnsi"/>
                <w:lang w:val="en-US"/>
              </w:rPr>
              <w:t>PD</w:t>
            </w:r>
          </w:p>
        </w:tc>
        <w:tc>
          <w:tcPr>
            <w:tcW w:w="7492" w:type="dxa"/>
          </w:tcPr>
          <w:p w14:paraId="0D367E79" w14:textId="72E775BC" w:rsidR="00DC2E4C" w:rsidRDefault="001F0F19" w:rsidP="003569BC">
            <w:pPr>
              <w:pStyle w:val="TableNormal1"/>
              <w:rPr>
                <w:rFonts w:asciiTheme="minorHAnsi" w:hAnsiTheme="minorHAnsi"/>
                <w:lang w:val="en-US"/>
              </w:rPr>
            </w:pPr>
            <w:hyperlink r:id="rId22" w:history="1">
              <w:r w:rsidR="00D7688C" w:rsidRPr="00D7688C">
                <w:rPr>
                  <w:rStyle w:val="Hyperlink"/>
                  <w:rFonts w:asciiTheme="minorHAnsi" w:hAnsiTheme="minorHAnsi"/>
                  <w:lang w:val="en-US"/>
                </w:rPr>
                <w:t>Probability of default</w:t>
              </w:r>
            </w:hyperlink>
            <w:r w:rsidR="00D7688C">
              <w:rPr>
                <w:rFonts w:asciiTheme="minorHAnsi" w:hAnsiTheme="minorHAnsi"/>
                <w:lang w:val="en-US"/>
              </w:rPr>
              <w:t xml:space="preserve"> </w:t>
            </w:r>
          </w:p>
        </w:tc>
      </w:tr>
      <w:tr w:rsidR="00780445" w:rsidRPr="002634A3" w14:paraId="1DC07DFC" w14:textId="77777777" w:rsidTr="003569BC">
        <w:tc>
          <w:tcPr>
            <w:tcW w:w="2363" w:type="dxa"/>
          </w:tcPr>
          <w:p w14:paraId="3895A8F6" w14:textId="7CADDED2" w:rsidR="00780445" w:rsidRDefault="00780445" w:rsidP="003569BC">
            <w:pPr>
              <w:pStyle w:val="TableNormal1"/>
              <w:rPr>
                <w:rFonts w:asciiTheme="minorHAnsi" w:hAnsiTheme="minorHAnsi"/>
                <w:lang w:val="en-US"/>
              </w:rPr>
            </w:pPr>
            <w:r>
              <w:rPr>
                <w:rFonts w:asciiTheme="minorHAnsi" w:hAnsiTheme="minorHAnsi"/>
                <w:lang w:val="en-US"/>
              </w:rPr>
              <w:t>POM</w:t>
            </w:r>
          </w:p>
        </w:tc>
        <w:tc>
          <w:tcPr>
            <w:tcW w:w="7492" w:type="dxa"/>
          </w:tcPr>
          <w:p w14:paraId="607FB145" w14:textId="2E3CD095" w:rsidR="00780445" w:rsidRDefault="001F0F19" w:rsidP="003569BC">
            <w:pPr>
              <w:pStyle w:val="TableNormal1"/>
              <w:rPr>
                <w:rFonts w:asciiTheme="minorHAnsi" w:hAnsiTheme="minorHAnsi"/>
                <w:lang w:val="en-US"/>
              </w:rPr>
            </w:pPr>
            <w:hyperlink r:id="rId23" w:anchor="Project_Object_Model" w:history="1">
              <w:r w:rsidR="00D7688C" w:rsidRPr="00D7688C">
                <w:rPr>
                  <w:rStyle w:val="Hyperlink"/>
                  <w:rFonts w:asciiTheme="minorHAnsi" w:hAnsiTheme="minorHAnsi"/>
                  <w:lang w:val="en-US"/>
                </w:rPr>
                <w:t>Project object model</w:t>
              </w:r>
            </w:hyperlink>
          </w:p>
        </w:tc>
      </w:tr>
      <w:tr w:rsidR="00CF73F8" w:rsidRPr="002634A3" w14:paraId="6025C21F" w14:textId="77777777" w:rsidTr="003569BC">
        <w:tc>
          <w:tcPr>
            <w:tcW w:w="2363" w:type="dxa"/>
          </w:tcPr>
          <w:p w14:paraId="6D4A3D97" w14:textId="2264E3B0" w:rsidR="00CF73F8" w:rsidRDefault="00CF73F8" w:rsidP="003569BC">
            <w:pPr>
              <w:pStyle w:val="TableNormal1"/>
              <w:rPr>
                <w:rFonts w:asciiTheme="minorHAnsi" w:hAnsiTheme="minorHAnsi"/>
                <w:lang w:val="en-US"/>
              </w:rPr>
            </w:pPr>
            <w:r>
              <w:rPr>
                <w:rFonts w:asciiTheme="minorHAnsi" w:hAnsiTheme="minorHAnsi"/>
                <w:lang w:val="en-US"/>
              </w:rPr>
              <w:t>SDB</w:t>
            </w:r>
          </w:p>
        </w:tc>
        <w:tc>
          <w:tcPr>
            <w:tcW w:w="7492" w:type="dxa"/>
          </w:tcPr>
          <w:p w14:paraId="5429BC33" w14:textId="137F8C4A" w:rsidR="00CF73F8" w:rsidRDefault="00CF73F8" w:rsidP="003569BC">
            <w:pPr>
              <w:pStyle w:val="TableNormal1"/>
              <w:rPr>
                <w:rFonts w:asciiTheme="minorHAnsi" w:hAnsiTheme="minorHAnsi"/>
                <w:lang w:val="en-US"/>
              </w:rPr>
            </w:pPr>
            <w:r>
              <w:rPr>
                <w:rFonts w:asciiTheme="minorHAnsi" w:hAnsiTheme="minorHAnsi"/>
                <w:lang w:val="en-US"/>
              </w:rPr>
              <w:t>Scoring Database</w:t>
            </w:r>
          </w:p>
        </w:tc>
      </w:tr>
      <w:tr w:rsidR="00CF73F8" w:rsidRPr="002634A3" w14:paraId="4A23DE2E" w14:textId="77777777" w:rsidTr="003569BC">
        <w:tc>
          <w:tcPr>
            <w:tcW w:w="2363" w:type="dxa"/>
          </w:tcPr>
          <w:p w14:paraId="77A52F15" w14:textId="78FE8958" w:rsidR="00CF73F8" w:rsidRPr="002634A3" w:rsidRDefault="00CF73F8" w:rsidP="003569BC">
            <w:pPr>
              <w:pStyle w:val="TableNormal1"/>
              <w:rPr>
                <w:rFonts w:asciiTheme="minorHAnsi" w:hAnsiTheme="minorHAnsi"/>
                <w:lang w:val="en-US"/>
              </w:rPr>
            </w:pPr>
            <w:r>
              <w:rPr>
                <w:rFonts w:asciiTheme="minorHAnsi" w:hAnsiTheme="minorHAnsi"/>
                <w:lang w:val="en-US"/>
              </w:rPr>
              <w:lastRenderedPageBreak/>
              <w:t>SDLC</w:t>
            </w:r>
          </w:p>
        </w:tc>
        <w:tc>
          <w:tcPr>
            <w:tcW w:w="7492" w:type="dxa"/>
          </w:tcPr>
          <w:p w14:paraId="170C3397" w14:textId="0A232A45" w:rsidR="00CF73F8" w:rsidRPr="002634A3" w:rsidRDefault="00CF73F8" w:rsidP="003569BC">
            <w:pPr>
              <w:pStyle w:val="TableNormal1"/>
              <w:rPr>
                <w:rFonts w:asciiTheme="minorHAnsi" w:hAnsiTheme="minorHAnsi"/>
                <w:lang w:val="en-US"/>
              </w:rPr>
            </w:pPr>
            <w:r>
              <w:rPr>
                <w:rFonts w:asciiTheme="minorHAnsi" w:hAnsiTheme="minorHAnsi"/>
                <w:lang w:val="en-US"/>
              </w:rPr>
              <w:t>Software(Systems)  Development Life Cycle</w:t>
            </w:r>
          </w:p>
        </w:tc>
      </w:tr>
      <w:tr w:rsidR="00CF73F8" w:rsidRPr="002634A3" w14:paraId="0C9DD3F8" w14:textId="77777777" w:rsidTr="003569BC">
        <w:tc>
          <w:tcPr>
            <w:tcW w:w="2363" w:type="dxa"/>
          </w:tcPr>
          <w:p w14:paraId="5D0F58A3" w14:textId="4E5B0D6A" w:rsidR="00CF73F8" w:rsidRPr="002634A3" w:rsidRDefault="00780445" w:rsidP="003569BC">
            <w:pPr>
              <w:pStyle w:val="TableNormal1"/>
              <w:rPr>
                <w:rFonts w:asciiTheme="minorHAnsi" w:hAnsiTheme="minorHAnsi"/>
                <w:lang w:val="en-US"/>
              </w:rPr>
            </w:pPr>
            <w:r>
              <w:rPr>
                <w:rFonts w:asciiTheme="minorHAnsi" w:hAnsiTheme="minorHAnsi"/>
                <w:lang w:val="en-US"/>
              </w:rPr>
              <w:t>SQL</w:t>
            </w:r>
          </w:p>
        </w:tc>
        <w:tc>
          <w:tcPr>
            <w:tcW w:w="7492" w:type="dxa"/>
          </w:tcPr>
          <w:p w14:paraId="30C83B75" w14:textId="5059DDA1" w:rsidR="00CF73F8" w:rsidRPr="002634A3" w:rsidRDefault="001F0F19" w:rsidP="003569BC">
            <w:pPr>
              <w:pStyle w:val="TableNormal1"/>
              <w:rPr>
                <w:rFonts w:asciiTheme="minorHAnsi" w:hAnsiTheme="minorHAnsi"/>
                <w:lang w:val="en-US"/>
              </w:rPr>
            </w:pPr>
            <w:hyperlink r:id="rId24" w:history="1">
              <w:r w:rsidR="005348C5" w:rsidRPr="005348C5">
                <w:rPr>
                  <w:rStyle w:val="Hyperlink"/>
                  <w:rFonts w:asciiTheme="minorHAnsi" w:hAnsiTheme="minorHAnsi"/>
                  <w:lang w:val="en-US"/>
                </w:rPr>
                <w:t>Structured Query Language</w:t>
              </w:r>
            </w:hyperlink>
          </w:p>
        </w:tc>
      </w:tr>
      <w:tr w:rsidR="00FD72E8" w:rsidRPr="002634A3" w14:paraId="176CAA1A" w14:textId="77777777" w:rsidTr="003569BC">
        <w:tc>
          <w:tcPr>
            <w:tcW w:w="2363" w:type="dxa"/>
          </w:tcPr>
          <w:p w14:paraId="611F35AE" w14:textId="3EC66C4E" w:rsidR="00FD72E8" w:rsidRDefault="00FD72E8" w:rsidP="003569BC">
            <w:pPr>
              <w:pStyle w:val="TableNormal1"/>
              <w:rPr>
                <w:rFonts w:asciiTheme="minorHAnsi" w:hAnsiTheme="minorHAnsi"/>
                <w:lang w:val="en-US"/>
              </w:rPr>
            </w:pPr>
            <w:r>
              <w:rPr>
                <w:rFonts w:asciiTheme="minorHAnsi" w:hAnsiTheme="minorHAnsi"/>
                <w:lang w:val="en-US"/>
              </w:rPr>
              <w:t>UML</w:t>
            </w:r>
          </w:p>
        </w:tc>
        <w:tc>
          <w:tcPr>
            <w:tcW w:w="7492" w:type="dxa"/>
          </w:tcPr>
          <w:p w14:paraId="055B377F" w14:textId="245CED36" w:rsidR="00FD72E8" w:rsidRPr="002634A3" w:rsidRDefault="001F0F19" w:rsidP="003569BC">
            <w:pPr>
              <w:pStyle w:val="TableNormal1"/>
              <w:rPr>
                <w:rFonts w:asciiTheme="minorHAnsi" w:hAnsiTheme="minorHAnsi"/>
                <w:lang w:val="en-US"/>
              </w:rPr>
            </w:pPr>
            <w:hyperlink r:id="rId25" w:history="1">
              <w:r w:rsidR="00CA2FC9" w:rsidRPr="00CA2FC9">
                <w:rPr>
                  <w:rStyle w:val="Hyperlink"/>
                  <w:rFonts w:asciiTheme="minorHAnsi" w:hAnsiTheme="minorHAnsi"/>
                  <w:lang w:val="en-US"/>
                </w:rPr>
                <w:t>Unified Modeling Language</w:t>
              </w:r>
            </w:hyperlink>
          </w:p>
        </w:tc>
      </w:tr>
      <w:tr w:rsidR="00780445" w:rsidRPr="002634A3" w14:paraId="06CA65CE" w14:textId="77777777" w:rsidTr="003569BC">
        <w:tc>
          <w:tcPr>
            <w:tcW w:w="2363" w:type="dxa"/>
          </w:tcPr>
          <w:p w14:paraId="4E073A51" w14:textId="1DB03527" w:rsidR="00780445" w:rsidRDefault="00780445" w:rsidP="003569BC">
            <w:pPr>
              <w:pStyle w:val="TableNormal1"/>
              <w:rPr>
                <w:rFonts w:asciiTheme="minorHAnsi" w:hAnsiTheme="minorHAnsi"/>
                <w:lang w:val="en-US"/>
              </w:rPr>
            </w:pPr>
            <w:r>
              <w:rPr>
                <w:rFonts w:asciiTheme="minorHAnsi" w:hAnsiTheme="minorHAnsi"/>
                <w:lang w:val="en-US"/>
              </w:rPr>
              <w:t>XML</w:t>
            </w:r>
          </w:p>
        </w:tc>
        <w:tc>
          <w:tcPr>
            <w:tcW w:w="7492" w:type="dxa"/>
          </w:tcPr>
          <w:p w14:paraId="065505C1" w14:textId="38CFDA27" w:rsidR="00780445" w:rsidRPr="002634A3" w:rsidRDefault="001F0F19" w:rsidP="003569BC">
            <w:pPr>
              <w:pStyle w:val="TableNormal1"/>
              <w:rPr>
                <w:rFonts w:asciiTheme="minorHAnsi" w:hAnsiTheme="minorHAnsi"/>
                <w:lang w:val="en-US"/>
              </w:rPr>
            </w:pPr>
            <w:hyperlink r:id="rId26" w:history="1">
              <w:r w:rsidR="00CA2FC9" w:rsidRPr="00CA2FC9">
                <w:rPr>
                  <w:rStyle w:val="Hyperlink"/>
                  <w:rFonts w:asciiTheme="minorHAnsi" w:hAnsiTheme="minorHAnsi"/>
                  <w:lang w:val="en-US"/>
                </w:rPr>
                <w:t>Extensible Markup Language</w:t>
              </w:r>
            </w:hyperlink>
          </w:p>
        </w:tc>
      </w:tr>
    </w:tbl>
    <w:p w14:paraId="44F5BCDB" w14:textId="77777777" w:rsidR="00CF73F8" w:rsidRPr="008F259A" w:rsidRDefault="00CF73F8" w:rsidP="008F259A">
      <w:pPr>
        <w:pStyle w:val="BodyText"/>
      </w:pPr>
    </w:p>
    <w:p w14:paraId="58C2A5EB" w14:textId="77777777" w:rsidR="00450550" w:rsidRPr="002634A3" w:rsidRDefault="00450550" w:rsidP="00450550">
      <w:pPr>
        <w:rPr>
          <w:rStyle w:val="EstiloLatinaCuerpo"/>
        </w:rPr>
      </w:pPr>
    </w:p>
    <w:p w14:paraId="58C2A5EC" w14:textId="77777777" w:rsidR="00450550" w:rsidRPr="002634A3" w:rsidRDefault="00450550" w:rsidP="00450550">
      <w:pPr>
        <w:rPr>
          <w:rStyle w:val="EstiloLatinaCuerpo"/>
        </w:rPr>
      </w:pPr>
    </w:p>
    <w:p w14:paraId="58C2A5ED" w14:textId="77777777" w:rsidR="00450550" w:rsidRPr="002634A3" w:rsidRDefault="00450550" w:rsidP="00450550">
      <w:pPr>
        <w:rPr>
          <w:rStyle w:val="EstiloLatinaCuerpo"/>
        </w:rPr>
      </w:pPr>
    </w:p>
    <w:p w14:paraId="58C2A5EE" w14:textId="77777777" w:rsidR="00450550" w:rsidRPr="002634A3" w:rsidRDefault="00450550" w:rsidP="009262C0">
      <w:pPr>
        <w:pStyle w:val="Heading1"/>
      </w:pPr>
      <w:bookmarkStart w:id="18" w:name="_Toc290461566"/>
      <w:bookmarkStart w:id="19" w:name="_Toc404094357"/>
      <w:bookmarkStart w:id="20" w:name="_Toc416167518"/>
      <w:bookmarkStart w:id="21" w:name="_Toc443330042"/>
      <w:r w:rsidRPr="002634A3">
        <w:lastRenderedPageBreak/>
        <w:t>Future State Business Process</w:t>
      </w:r>
      <w:bookmarkEnd w:id="18"/>
      <w:bookmarkEnd w:id="19"/>
      <w:bookmarkEnd w:id="20"/>
      <w:bookmarkEnd w:id="21"/>
    </w:p>
    <w:p w14:paraId="58C2A5EF" w14:textId="77777777" w:rsidR="00407925" w:rsidRDefault="00450550" w:rsidP="00407925">
      <w:pPr>
        <w:keepNext/>
      </w:pPr>
      <w:r w:rsidRPr="002634A3">
        <w:rPr>
          <w:rStyle w:val="EstiloLatinaCuerpo11ptoNegritaAzul"/>
          <w:color w:val="E31937" w:themeColor="accent1"/>
        </w:rPr>
        <w:t xml:space="preserve"> </w:t>
      </w:r>
      <w:r w:rsidR="00812528" w:rsidRPr="00812528">
        <w:rPr>
          <w:noProof/>
          <w:lang w:val="cs-CZ" w:eastAsia="cs-CZ"/>
        </w:rPr>
        <w:drawing>
          <wp:inline distT="0" distB="0" distL="0" distR="0" wp14:anchorId="58C2A888" wp14:editId="58C2A889">
            <wp:extent cx="4495800" cy="61722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6172200"/>
                    </a:xfrm>
                    <a:prstGeom prst="rect">
                      <a:avLst/>
                    </a:prstGeom>
                    <a:noFill/>
                    <a:ln>
                      <a:noFill/>
                    </a:ln>
                  </pic:spPr>
                </pic:pic>
              </a:graphicData>
            </a:graphic>
          </wp:inline>
        </w:drawing>
      </w:r>
    </w:p>
    <w:p w14:paraId="58C2A5F0" w14:textId="77777777" w:rsidR="00812528" w:rsidRPr="002E66FF" w:rsidRDefault="00D02503" w:rsidP="00407925">
      <w:pPr>
        <w:pStyle w:val="Caption"/>
      </w:pPr>
      <w:r>
        <w:t>Picture</w:t>
      </w:r>
      <w:r w:rsidR="00407925">
        <w:t xml:space="preserve"> </w:t>
      </w:r>
      <w:r w:rsidR="00407925">
        <w:fldChar w:fldCharType="begin"/>
      </w:r>
      <w:r w:rsidR="00407925">
        <w:instrText xml:space="preserve"> SEQ Obrázek \* ARABIC </w:instrText>
      </w:r>
      <w:r w:rsidR="00407925">
        <w:fldChar w:fldCharType="separate"/>
      </w:r>
      <w:r w:rsidR="00407925">
        <w:rPr>
          <w:noProof/>
        </w:rPr>
        <w:t>1</w:t>
      </w:r>
      <w:r w:rsidR="00407925">
        <w:fldChar w:fldCharType="end"/>
      </w:r>
      <w:r w:rsidR="00407925">
        <w:t xml:space="preserve"> - Future business process diagram</w:t>
      </w:r>
    </w:p>
    <w:p w14:paraId="58C2A5F1" w14:textId="77777777" w:rsidR="00450550" w:rsidRPr="002634A3" w:rsidRDefault="00450550" w:rsidP="00450550">
      <w:pPr>
        <w:rPr>
          <w:rStyle w:val="EstiloLatinaCuerpo"/>
        </w:rPr>
      </w:pPr>
    </w:p>
    <w:p w14:paraId="58C2A5F2" w14:textId="77777777" w:rsidR="00450550" w:rsidRDefault="00450550" w:rsidP="009262C0">
      <w:pPr>
        <w:pStyle w:val="Heading2"/>
      </w:pPr>
      <w:bookmarkStart w:id="22" w:name="_Toc290461567"/>
      <w:bookmarkStart w:id="23" w:name="_Toc404094358"/>
      <w:bookmarkStart w:id="24" w:name="_Toc416167519"/>
      <w:bookmarkStart w:id="25" w:name="_Toc443330043"/>
      <w:r w:rsidRPr="002634A3">
        <w:lastRenderedPageBreak/>
        <w:t xml:space="preserve">Process / Business Scenario </w:t>
      </w:r>
      <w:r w:rsidR="00AC1151">
        <w:t>- Collect data</w:t>
      </w:r>
      <w:bookmarkEnd w:id="22"/>
      <w:bookmarkEnd w:id="23"/>
      <w:bookmarkEnd w:id="24"/>
      <w:bookmarkEnd w:id="25"/>
    </w:p>
    <w:p w14:paraId="58C2A5F3" w14:textId="77777777" w:rsidR="001406E1" w:rsidRDefault="008B769B" w:rsidP="001406E1">
      <w:pPr>
        <w:pStyle w:val="BodyText"/>
      </w:pPr>
      <w:r>
        <w:t>T</w:t>
      </w:r>
      <w:r w:rsidR="00AA4352">
        <w:t>ransaction data should be collected. Information about all transactions on all accounts of the given customer is supposed to be collected and stored to database. This phase is supposed to last 24 months.</w:t>
      </w:r>
    </w:p>
    <w:p w14:paraId="58C2A5F4" w14:textId="77777777" w:rsidR="009E570C" w:rsidRPr="001406E1" w:rsidRDefault="009E570C" w:rsidP="001406E1">
      <w:pPr>
        <w:pStyle w:val="BodyText"/>
      </w:pPr>
      <w:r w:rsidRPr="009E570C">
        <w:rPr>
          <w:noProof/>
          <w:lang w:val="cs-CZ" w:eastAsia="cs-CZ"/>
        </w:rPr>
        <w:lastRenderedPageBreak/>
        <w:drawing>
          <wp:inline distT="0" distB="0" distL="0" distR="0" wp14:anchorId="58C2A88A" wp14:editId="58C2A88B">
            <wp:extent cx="5405277" cy="7639050"/>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8053" cy="7642974"/>
                    </a:xfrm>
                    <a:prstGeom prst="rect">
                      <a:avLst/>
                    </a:prstGeom>
                    <a:noFill/>
                    <a:ln>
                      <a:noFill/>
                    </a:ln>
                  </pic:spPr>
                </pic:pic>
              </a:graphicData>
            </a:graphic>
          </wp:inline>
        </w:drawing>
      </w:r>
    </w:p>
    <w:p w14:paraId="58C2A5F5" w14:textId="77777777" w:rsidR="00AC1151" w:rsidRPr="00AC1151" w:rsidRDefault="00AC1151" w:rsidP="00AC1151">
      <w:pPr>
        <w:pStyle w:val="BodyText"/>
      </w:pPr>
    </w:p>
    <w:p w14:paraId="58C2A5F6" w14:textId="77777777" w:rsidR="00AC1151" w:rsidRDefault="00AC1151" w:rsidP="00AC1151">
      <w:pPr>
        <w:pStyle w:val="Heading2"/>
      </w:pPr>
      <w:bookmarkStart w:id="26" w:name="_Toc443330044"/>
      <w:r w:rsidRPr="002634A3">
        <w:t xml:space="preserve">Process / Business Scenario </w:t>
      </w:r>
      <w:r>
        <w:t>– Calculate PD</w:t>
      </w:r>
      <w:bookmarkEnd w:id="26"/>
    </w:p>
    <w:p w14:paraId="58C2A5F7" w14:textId="77777777" w:rsidR="00AA4352" w:rsidRDefault="008B769B" w:rsidP="00AA4352">
      <w:r>
        <w:t>T</w:t>
      </w:r>
      <w:r w:rsidR="00AA4352">
        <w:t>he collected data will be evaluated and scoring module will be developed</w:t>
      </w:r>
      <w:r>
        <w:t xml:space="preserve"> to calculate PD</w:t>
      </w:r>
      <w:r w:rsidR="00AA4352">
        <w:t>.</w:t>
      </w:r>
    </w:p>
    <w:p w14:paraId="58C2A5F8" w14:textId="77777777" w:rsidR="00AA4352" w:rsidRPr="002E66FF" w:rsidRDefault="00AA4352" w:rsidP="001406E1">
      <w:pPr>
        <w:pStyle w:val="BodyText"/>
      </w:pPr>
    </w:p>
    <w:p w14:paraId="58C2A5F9" w14:textId="77777777" w:rsidR="00711695" w:rsidRPr="00711695" w:rsidRDefault="00361A96" w:rsidP="00711695">
      <w:pPr>
        <w:pStyle w:val="BodyText"/>
      </w:pPr>
      <w:r w:rsidRPr="00361A96">
        <w:rPr>
          <w:noProof/>
          <w:lang w:val="cs-CZ" w:eastAsia="cs-CZ"/>
        </w:rPr>
        <w:lastRenderedPageBreak/>
        <w:drawing>
          <wp:inline distT="0" distB="0" distL="0" distR="0" wp14:anchorId="58C2A88C" wp14:editId="58C2A88D">
            <wp:extent cx="3274451" cy="7545808"/>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7549" cy="7552947"/>
                    </a:xfrm>
                    <a:prstGeom prst="rect">
                      <a:avLst/>
                    </a:prstGeom>
                    <a:noFill/>
                    <a:ln>
                      <a:noFill/>
                    </a:ln>
                  </pic:spPr>
                </pic:pic>
              </a:graphicData>
            </a:graphic>
          </wp:inline>
        </w:drawing>
      </w:r>
    </w:p>
    <w:p w14:paraId="58C2A5FA" w14:textId="77777777" w:rsidR="001406E1" w:rsidRDefault="00711695" w:rsidP="001406E1">
      <w:pPr>
        <w:pStyle w:val="Heading2"/>
      </w:pPr>
      <w:bookmarkStart w:id="27" w:name="_Toc443330045"/>
      <w:r w:rsidRPr="002634A3">
        <w:lastRenderedPageBreak/>
        <w:t xml:space="preserve">Process / Business Scenario </w:t>
      </w:r>
      <w:r>
        <w:t>– Distribute</w:t>
      </w:r>
      <w:r w:rsidR="00A269DD">
        <w:t xml:space="preserve"> data</w:t>
      </w:r>
      <w:r>
        <w:t xml:space="preserve"> to downstream systems</w:t>
      </w:r>
      <w:bookmarkEnd w:id="27"/>
    </w:p>
    <w:p w14:paraId="58C2A5FB" w14:textId="77777777" w:rsidR="008550DE" w:rsidRDefault="008550DE" w:rsidP="001406E1">
      <w:pPr>
        <w:pStyle w:val="BodyText"/>
      </w:pPr>
      <w:r>
        <w:t>All the calculated data needs to be available to the downstream systems via multiple interfaces.</w:t>
      </w:r>
    </w:p>
    <w:p w14:paraId="58C2A5FC" w14:textId="77777777" w:rsidR="00862D68" w:rsidRPr="002E66FF" w:rsidRDefault="00862D68" w:rsidP="001406E1">
      <w:pPr>
        <w:pStyle w:val="BodyText"/>
      </w:pPr>
      <w:r w:rsidRPr="00862D68">
        <w:rPr>
          <w:noProof/>
          <w:lang w:val="cs-CZ" w:eastAsia="cs-CZ"/>
        </w:rPr>
        <w:drawing>
          <wp:inline distT="0" distB="0" distL="0" distR="0" wp14:anchorId="58C2A88E" wp14:editId="58C2A88F">
            <wp:extent cx="5124450" cy="401002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4010025"/>
                    </a:xfrm>
                    <a:prstGeom prst="rect">
                      <a:avLst/>
                    </a:prstGeom>
                    <a:noFill/>
                    <a:ln>
                      <a:noFill/>
                    </a:ln>
                  </pic:spPr>
                </pic:pic>
              </a:graphicData>
            </a:graphic>
          </wp:inline>
        </w:drawing>
      </w:r>
    </w:p>
    <w:p w14:paraId="58C2A5FD" w14:textId="77777777" w:rsidR="00307B4C" w:rsidRPr="00307B4C" w:rsidRDefault="00307B4C" w:rsidP="00307B4C">
      <w:pPr>
        <w:pStyle w:val="BodyText"/>
        <w:rPr>
          <w:rStyle w:val="Normal3"/>
        </w:rPr>
      </w:pPr>
    </w:p>
    <w:p w14:paraId="58C2A5FE" w14:textId="77777777" w:rsidR="00450550" w:rsidRPr="002634A3" w:rsidRDefault="00450550" w:rsidP="009262C0">
      <w:pPr>
        <w:pStyle w:val="Heading1"/>
      </w:pPr>
      <w:bookmarkStart w:id="28" w:name="_Toc290461568"/>
      <w:bookmarkStart w:id="29" w:name="_Toc404094359"/>
      <w:bookmarkStart w:id="30" w:name="_Toc416167520"/>
      <w:bookmarkStart w:id="31" w:name="_Toc443330046"/>
      <w:r w:rsidRPr="002634A3">
        <w:lastRenderedPageBreak/>
        <w:t>General System-Wide Requirements</w:t>
      </w:r>
      <w:bookmarkEnd w:id="28"/>
      <w:bookmarkEnd w:id="29"/>
      <w:bookmarkEnd w:id="30"/>
      <w:bookmarkEnd w:id="31"/>
    </w:p>
    <w:p w14:paraId="58C2A5FF" w14:textId="77777777" w:rsidR="00450550" w:rsidRPr="002634A3" w:rsidRDefault="00450550" w:rsidP="009262C0">
      <w:pPr>
        <w:pStyle w:val="Heading2"/>
      </w:pPr>
      <w:bookmarkStart w:id="32" w:name="_Toc290461569"/>
      <w:bookmarkStart w:id="33" w:name="_Toc404094360"/>
      <w:bookmarkStart w:id="34" w:name="_Toc416167521"/>
      <w:bookmarkStart w:id="35" w:name="_Toc443330047"/>
      <w:bookmarkStart w:id="36" w:name="_Toc182282360"/>
      <w:r w:rsidRPr="002634A3">
        <w:t>Global Support</w:t>
      </w:r>
      <w:bookmarkEnd w:id="32"/>
      <w:bookmarkEnd w:id="33"/>
      <w:bookmarkEnd w:id="34"/>
      <w:bookmarkEnd w:id="35"/>
    </w:p>
    <w:p w14:paraId="58C2A600" w14:textId="77777777" w:rsidR="00450550" w:rsidRDefault="00450550" w:rsidP="009262C0">
      <w:pPr>
        <w:pStyle w:val="Heading3"/>
        <w:rPr>
          <w:lang w:eastAsia="sv-SE"/>
        </w:rPr>
      </w:pPr>
      <w:bookmarkStart w:id="37" w:name="_Toc290461571"/>
      <w:bookmarkStart w:id="38" w:name="_Toc404094362"/>
      <w:bookmarkStart w:id="39" w:name="_Toc416167522"/>
      <w:bookmarkStart w:id="40" w:name="_Toc443330048"/>
      <w:r w:rsidRPr="002634A3">
        <w:rPr>
          <w:lang w:eastAsia="sv-SE"/>
        </w:rPr>
        <w:t>Multi-Language</w:t>
      </w:r>
      <w:bookmarkEnd w:id="37"/>
      <w:bookmarkEnd w:id="38"/>
      <w:bookmarkEnd w:id="39"/>
      <w:bookmarkEnd w:id="40"/>
    </w:p>
    <w:p w14:paraId="58C2A601" w14:textId="77777777" w:rsidR="00705862" w:rsidRPr="00705862" w:rsidRDefault="00705862" w:rsidP="00705862">
      <w:pPr>
        <w:pStyle w:val="BodyText"/>
        <w:ind w:firstLine="284"/>
        <w:rPr>
          <w:lang w:eastAsia="sv-SE"/>
        </w:rPr>
      </w:pPr>
      <w:r>
        <w:rPr>
          <w:lang w:eastAsia="sv-SE"/>
        </w:rPr>
        <w:t>N/A</w:t>
      </w:r>
    </w:p>
    <w:p w14:paraId="58C2A602" w14:textId="77777777" w:rsidR="00450550" w:rsidRDefault="00450550" w:rsidP="009262C0">
      <w:pPr>
        <w:pStyle w:val="Heading3"/>
        <w:rPr>
          <w:lang w:eastAsia="sv-SE"/>
        </w:rPr>
      </w:pPr>
      <w:bookmarkStart w:id="41" w:name="_Toc290461572"/>
      <w:bookmarkStart w:id="42" w:name="_Toc404094363"/>
      <w:bookmarkStart w:id="43" w:name="_Toc416167523"/>
      <w:bookmarkStart w:id="44" w:name="_Toc443330049"/>
      <w:r w:rsidRPr="002634A3">
        <w:rPr>
          <w:lang w:eastAsia="sv-SE"/>
        </w:rPr>
        <w:t>Multi-Currency</w:t>
      </w:r>
      <w:bookmarkEnd w:id="41"/>
      <w:bookmarkEnd w:id="42"/>
      <w:bookmarkEnd w:id="43"/>
      <w:bookmarkEnd w:id="44"/>
    </w:p>
    <w:p w14:paraId="58C2A603" w14:textId="77777777" w:rsidR="00705862" w:rsidRPr="00705862" w:rsidRDefault="00705862" w:rsidP="00705862">
      <w:pPr>
        <w:pStyle w:val="BodyText"/>
        <w:ind w:left="284"/>
        <w:rPr>
          <w:lang w:eastAsia="sv-SE"/>
        </w:rPr>
      </w:pPr>
      <w:r>
        <w:rPr>
          <w:lang w:eastAsia="sv-SE"/>
        </w:rPr>
        <w:t>N/A</w:t>
      </w:r>
      <w:r w:rsidR="00497B8E">
        <w:rPr>
          <w:lang w:eastAsia="sv-SE"/>
        </w:rPr>
        <w:t>, only EUR currency is accepted</w:t>
      </w:r>
    </w:p>
    <w:p w14:paraId="58C2A604" w14:textId="77777777" w:rsidR="00450550" w:rsidRPr="002634A3" w:rsidRDefault="00450550" w:rsidP="009262C0">
      <w:pPr>
        <w:pStyle w:val="Heading2"/>
      </w:pPr>
      <w:bookmarkStart w:id="45" w:name="_Toc290461573"/>
      <w:bookmarkStart w:id="46" w:name="_Toc404094364"/>
      <w:bookmarkStart w:id="47" w:name="_Toc416167524"/>
      <w:bookmarkStart w:id="48" w:name="_Toc443330050"/>
      <w:bookmarkStart w:id="49" w:name="_Toc182282361"/>
      <w:bookmarkEnd w:id="36"/>
      <w:r w:rsidRPr="002634A3">
        <w:t>Data Management</w:t>
      </w:r>
      <w:bookmarkEnd w:id="45"/>
      <w:bookmarkEnd w:id="46"/>
      <w:bookmarkEnd w:id="47"/>
      <w:bookmarkEnd w:id="48"/>
    </w:p>
    <w:p w14:paraId="58C2A605" w14:textId="77777777" w:rsidR="00450550" w:rsidRDefault="00450550" w:rsidP="009262C0">
      <w:pPr>
        <w:pStyle w:val="Heading3"/>
      </w:pPr>
      <w:bookmarkStart w:id="50" w:name="_Toc290461574"/>
      <w:bookmarkStart w:id="51" w:name="_Toc404094365"/>
      <w:bookmarkStart w:id="52" w:name="_Toc416167525"/>
      <w:bookmarkStart w:id="53" w:name="_Toc443330051"/>
      <w:r w:rsidRPr="002634A3">
        <w:t>Data Import</w:t>
      </w:r>
      <w:bookmarkEnd w:id="49"/>
      <w:bookmarkEnd w:id="50"/>
      <w:bookmarkEnd w:id="51"/>
      <w:bookmarkEnd w:id="52"/>
      <w:bookmarkEnd w:id="53"/>
    </w:p>
    <w:p w14:paraId="58C2A606" w14:textId="77777777" w:rsidR="00705862" w:rsidRPr="00705862" w:rsidRDefault="00705862" w:rsidP="00705862">
      <w:pPr>
        <w:pStyle w:val="BodyText"/>
        <w:ind w:left="284"/>
      </w:pPr>
      <w:r>
        <w:t>N/A</w:t>
      </w:r>
    </w:p>
    <w:p w14:paraId="58C2A607" w14:textId="77777777" w:rsidR="00450550" w:rsidRDefault="00450550" w:rsidP="009262C0">
      <w:pPr>
        <w:pStyle w:val="Heading3"/>
      </w:pPr>
      <w:bookmarkStart w:id="54" w:name="_Toc182282362"/>
      <w:bookmarkStart w:id="55" w:name="_Toc290461575"/>
      <w:bookmarkStart w:id="56" w:name="_Toc404094366"/>
      <w:bookmarkStart w:id="57" w:name="_Toc416167526"/>
      <w:bookmarkStart w:id="58" w:name="_Toc443330052"/>
      <w:r w:rsidRPr="002634A3">
        <w:t>Data Export</w:t>
      </w:r>
      <w:bookmarkEnd w:id="54"/>
      <w:bookmarkEnd w:id="55"/>
      <w:bookmarkEnd w:id="56"/>
      <w:bookmarkEnd w:id="57"/>
      <w:bookmarkEnd w:id="58"/>
    </w:p>
    <w:p w14:paraId="58C2A608" w14:textId="77777777" w:rsidR="00705862" w:rsidRPr="00705862" w:rsidRDefault="00705862" w:rsidP="00705862">
      <w:pPr>
        <w:pStyle w:val="BodyText"/>
        <w:ind w:left="284"/>
      </w:pPr>
      <w:r>
        <w:t>N/A</w:t>
      </w:r>
    </w:p>
    <w:p w14:paraId="58C2A609" w14:textId="77777777" w:rsidR="00450550" w:rsidRDefault="00450550" w:rsidP="009262C0">
      <w:pPr>
        <w:pStyle w:val="Heading3"/>
      </w:pPr>
      <w:bookmarkStart w:id="59" w:name="_Toc290461576"/>
      <w:bookmarkStart w:id="60" w:name="_Toc404094367"/>
      <w:bookmarkStart w:id="61" w:name="_Toc416167527"/>
      <w:bookmarkStart w:id="62" w:name="_Toc443330053"/>
      <w:r w:rsidRPr="002634A3">
        <w:t>Data Cleansing</w:t>
      </w:r>
      <w:bookmarkEnd w:id="59"/>
      <w:bookmarkEnd w:id="60"/>
      <w:bookmarkEnd w:id="61"/>
      <w:bookmarkEnd w:id="62"/>
    </w:p>
    <w:p w14:paraId="58C2A60A" w14:textId="77777777" w:rsidR="00705862" w:rsidRPr="00705862" w:rsidRDefault="00705862" w:rsidP="00705862">
      <w:pPr>
        <w:pStyle w:val="BodyText"/>
        <w:ind w:left="284"/>
      </w:pPr>
      <w:r>
        <w:t>N/A</w:t>
      </w:r>
    </w:p>
    <w:p w14:paraId="58C2A60B" w14:textId="77777777" w:rsidR="00450550" w:rsidRPr="002634A3" w:rsidRDefault="00450550" w:rsidP="009262C0">
      <w:pPr>
        <w:pStyle w:val="Heading2"/>
      </w:pPr>
      <w:bookmarkStart w:id="63" w:name="_Toc290461577"/>
      <w:bookmarkStart w:id="64" w:name="_Toc404094368"/>
      <w:bookmarkStart w:id="65" w:name="_Toc416167528"/>
      <w:bookmarkStart w:id="66" w:name="_Toc443330054"/>
      <w:r w:rsidRPr="002634A3">
        <w:t>Organization Structure</w:t>
      </w:r>
      <w:bookmarkEnd w:id="63"/>
      <w:bookmarkEnd w:id="64"/>
      <w:bookmarkEnd w:id="65"/>
      <w:bookmarkEnd w:id="66"/>
    </w:p>
    <w:p w14:paraId="58C2A60C" w14:textId="77777777" w:rsidR="00450550" w:rsidRDefault="00450550" w:rsidP="009262C0">
      <w:pPr>
        <w:pStyle w:val="Heading3"/>
      </w:pPr>
      <w:bookmarkStart w:id="67" w:name="_Toc290461578"/>
      <w:bookmarkStart w:id="68" w:name="_Toc404094369"/>
      <w:bookmarkStart w:id="69" w:name="_Toc416167529"/>
      <w:bookmarkStart w:id="70" w:name="_Toc443330055"/>
      <w:r w:rsidRPr="002634A3">
        <w:t>Business Units</w:t>
      </w:r>
      <w:bookmarkEnd w:id="67"/>
      <w:bookmarkEnd w:id="68"/>
      <w:bookmarkEnd w:id="69"/>
      <w:bookmarkEnd w:id="70"/>
    </w:p>
    <w:p w14:paraId="58C2A60D" w14:textId="77777777" w:rsidR="00705862" w:rsidRPr="00705862" w:rsidRDefault="001F0F19" w:rsidP="00705862">
      <w:pPr>
        <w:pStyle w:val="BodyText"/>
        <w:ind w:left="284"/>
        <w:rPr>
          <w:rStyle w:val="Normal3"/>
        </w:rPr>
      </w:pPr>
      <w:hyperlink r:id="rId31" w:tooltip="Barclays Wealth" w:history="1">
        <w:r w:rsidR="00705862" w:rsidRPr="00705862">
          <w:rPr>
            <w:rStyle w:val="Normal3"/>
          </w:rPr>
          <w:t>Wealth and investment management</w:t>
        </w:r>
      </w:hyperlink>
    </w:p>
    <w:p w14:paraId="58C2A60E" w14:textId="77777777" w:rsidR="00450550" w:rsidRDefault="00450550" w:rsidP="009262C0">
      <w:pPr>
        <w:pStyle w:val="Heading3"/>
      </w:pPr>
      <w:bookmarkStart w:id="71" w:name="_Toc290461579"/>
      <w:bookmarkStart w:id="72" w:name="_Toc404094370"/>
      <w:bookmarkStart w:id="73" w:name="_Toc416167530"/>
      <w:bookmarkStart w:id="74" w:name="_Toc443330056"/>
      <w:r w:rsidRPr="002634A3">
        <w:t>Teams</w:t>
      </w:r>
      <w:bookmarkEnd w:id="71"/>
      <w:bookmarkEnd w:id="72"/>
      <w:bookmarkEnd w:id="73"/>
      <w:bookmarkEnd w:id="74"/>
    </w:p>
    <w:p w14:paraId="58C2A60F" w14:textId="77777777" w:rsidR="00705862" w:rsidRPr="00705862" w:rsidRDefault="00705862" w:rsidP="00705862">
      <w:pPr>
        <w:pStyle w:val="BodyText"/>
        <w:ind w:left="284"/>
      </w:pPr>
      <w:r>
        <w:t>Anti</w:t>
      </w:r>
      <w:r w:rsidR="00EB24A8">
        <w:t xml:space="preserve"> </w:t>
      </w:r>
      <w:r>
        <w:t>Money</w:t>
      </w:r>
      <w:r w:rsidR="00EB24A8">
        <w:t xml:space="preserve"> </w:t>
      </w:r>
      <w:r>
        <w:t>Laundering</w:t>
      </w:r>
    </w:p>
    <w:p w14:paraId="58C2A610" w14:textId="77777777" w:rsidR="000D71E3" w:rsidRDefault="000D71E3" w:rsidP="000D71E3">
      <w:pPr>
        <w:pStyle w:val="Heading3"/>
      </w:pPr>
      <w:bookmarkStart w:id="75" w:name="_Toc443330057"/>
      <w:r>
        <w:t>Users</w:t>
      </w:r>
      <w:bookmarkEnd w:id="75"/>
    </w:p>
    <w:p w14:paraId="58C2A611" w14:textId="77777777" w:rsidR="00EF4B70" w:rsidRPr="00EF4B70" w:rsidRDefault="00EF4B70" w:rsidP="00EF4B70">
      <w:pPr>
        <w:pStyle w:val="BodyText"/>
        <w:ind w:firstLine="284"/>
      </w:pPr>
      <w:r>
        <w:t>Members of the Anti Money Laundering team</w:t>
      </w:r>
    </w:p>
    <w:p w14:paraId="58C2A612" w14:textId="77777777" w:rsidR="00450550" w:rsidRDefault="00450550" w:rsidP="009262C0">
      <w:pPr>
        <w:pStyle w:val="Heading2"/>
      </w:pPr>
      <w:bookmarkStart w:id="76" w:name="_Toc290461581"/>
      <w:bookmarkStart w:id="77" w:name="_Toc404094371"/>
      <w:bookmarkStart w:id="78" w:name="_Toc416167531"/>
      <w:bookmarkStart w:id="79" w:name="_Toc443330058"/>
      <w:r w:rsidRPr="002634A3">
        <w:t>Security</w:t>
      </w:r>
      <w:bookmarkEnd w:id="76"/>
      <w:bookmarkEnd w:id="77"/>
      <w:bookmarkEnd w:id="78"/>
      <w:bookmarkEnd w:id="79"/>
    </w:p>
    <w:p w14:paraId="58C2A613" w14:textId="77777777" w:rsidR="00450550" w:rsidRPr="002634A3" w:rsidRDefault="00450550" w:rsidP="009262C0">
      <w:pPr>
        <w:pStyle w:val="Heading3"/>
      </w:pPr>
      <w:bookmarkStart w:id="80" w:name="_Toc290461582"/>
      <w:bookmarkStart w:id="81" w:name="_Toc404094372"/>
      <w:bookmarkStart w:id="82" w:name="_Toc416167532"/>
      <w:bookmarkStart w:id="83" w:name="_Toc443330059"/>
      <w:r w:rsidRPr="002634A3">
        <w:t>Roles</w:t>
      </w:r>
      <w:bookmarkEnd w:id="80"/>
      <w:bookmarkEnd w:id="81"/>
      <w:bookmarkEnd w:id="82"/>
      <w:bookmarkEnd w:id="83"/>
    </w:p>
    <w:p w14:paraId="58C2A614" w14:textId="77777777" w:rsidR="00450550" w:rsidRPr="002634A3" w:rsidRDefault="00450550" w:rsidP="009262C0">
      <w:pPr>
        <w:pStyle w:val="Heading3"/>
      </w:pPr>
      <w:bookmarkStart w:id="84" w:name="_Toc290461583"/>
      <w:bookmarkStart w:id="85" w:name="_Toc404094373"/>
      <w:bookmarkStart w:id="86" w:name="_Toc416167533"/>
      <w:bookmarkStart w:id="87" w:name="_Toc443330060"/>
      <w:r w:rsidRPr="002634A3">
        <w:t>Privileges</w:t>
      </w:r>
      <w:bookmarkEnd w:id="84"/>
      <w:bookmarkEnd w:id="85"/>
      <w:bookmarkEnd w:id="86"/>
      <w:bookmarkEnd w:id="87"/>
    </w:p>
    <w:p w14:paraId="58C2A615" w14:textId="77777777" w:rsidR="00450550" w:rsidRPr="00E47D81" w:rsidRDefault="00450550" w:rsidP="00450550">
      <w:pPr>
        <w:pStyle w:val="Heading3"/>
        <w:rPr>
          <w:rStyle w:val="EstiloLatinaCuerpo"/>
          <w:rFonts w:asciiTheme="majorHAnsi" w:hAnsiTheme="majorHAnsi"/>
          <w:sz w:val="28"/>
        </w:rPr>
      </w:pPr>
      <w:bookmarkStart w:id="88" w:name="_Toc290461584"/>
      <w:bookmarkStart w:id="89" w:name="_Toc404094374"/>
      <w:bookmarkStart w:id="90" w:name="_Toc416167534"/>
      <w:bookmarkStart w:id="91" w:name="_Toc443330061"/>
      <w:r w:rsidRPr="002634A3">
        <w:t>Views and Forms</w:t>
      </w:r>
      <w:bookmarkEnd w:id="88"/>
      <w:bookmarkEnd w:id="89"/>
      <w:bookmarkEnd w:id="90"/>
      <w:bookmarkEnd w:id="91"/>
    </w:p>
    <w:p w14:paraId="58C2A616" w14:textId="77777777" w:rsidR="000D71E3" w:rsidRDefault="000D71E3" w:rsidP="000D71E3">
      <w:pPr>
        <w:pStyle w:val="Heading1"/>
      </w:pPr>
      <w:bookmarkStart w:id="92" w:name="_Toc282704905"/>
      <w:bookmarkStart w:id="93" w:name="_Toc443330062"/>
      <w:bookmarkStart w:id="94" w:name="_Toc290461652"/>
      <w:bookmarkStart w:id="95" w:name="_Toc404094449"/>
      <w:bookmarkStart w:id="96" w:name="_Toc416167593"/>
      <w:bookmarkEnd w:id="92"/>
      <w:r>
        <w:lastRenderedPageBreak/>
        <w:t>Analytics</w:t>
      </w:r>
      <w:bookmarkEnd w:id="93"/>
    </w:p>
    <w:p w14:paraId="58C2A617" w14:textId="77777777" w:rsidR="002515FC" w:rsidRDefault="002515FC" w:rsidP="00BB5117">
      <w:pPr>
        <w:pStyle w:val="Heading2"/>
      </w:pPr>
      <w:bookmarkStart w:id="97" w:name="_Toc443330063"/>
      <w:r>
        <w:t>P1 - Collect data</w:t>
      </w:r>
      <w:bookmarkEnd w:id="97"/>
    </w:p>
    <w:p w14:paraId="58C2A618" w14:textId="77777777" w:rsidR="00BB5117" w:rsidRDefault="00BB5117" w:rsidP="00391FE5">
      <w:pPr>
        <w:pStyle w:val="Heading3"/>
      </w:pPr>
      <w:bookmarkStart w:id="98" w:name="_Toc443330064"/>
      <w:r>
        <w:t>FR1</w:t>
      </w:r>
      <w:r w:rsidR="00DE6482">
        <w:t xml:space="preserve"> - Database</w:t>
      </w:r>
      <w:bookmarkEnd w:id="98"/>
    </w:p>
    <w:p w14:paraId="58C2A619" w14:textId="77777777" w:rsidR="00D10017" w:rsidRDefault="0012161A" w:rsidP="0012161A">
      <w:pPr>
        <w:pStyle w:val="BodyText"/>
      </w:pPr>
      <w:r>
        <w:t>Database will be the storage for all input files.</w:t>
      </w:r>
    </w:p>
    <w:p w14:paraId="58C2A61A" w14:textId="77777777" w:rsidR="00C25161" w:rsidRDefault="00C25161" w:rsidP="0012161A">
      <w:pPr>
        <w:pStyle w:val="Heading3"/>
        <w:numPr>
          <w:ilvl w:val="0"/>
          <w:numId w:val="0"/>
        </w:numPr>
      </w:pPr>
      <w:bookmarkStart w:id="99" w:name="_Toc443330065"/>
      <w:r>
        <w:t>Data Relationship and Constraints</w:t>
      </w:r>
      <w:bookmarkEnd w:id="99"/>
    </w:p>
    <w:p w14:paraId="58C2A61B" w14:textId="77777777" w:rsidR="00C25161" w:rsidRDefault="00C25161" w:rsidP="00C25161">
      <w:r>
        <w:t xml:space="preserve">Customer is uniquely identified by its ID. One customer may have any number of accounts. It is also possible to have customer without accounts. Account is uniquely identified by the IBAN. Each account must belong to exactly one customer. It is not possible to have an account without customer. Transaction has to be always linked to exactly one account but account must not have any transactions. Account can have more than one transaction on given day and it can have none on the other day. </w:t>
      </w:r>
    </w:p>
    <w:p w14:paraId="58C2A61C" w14:textId="77777777" w:rsidR="00C25161" w:rsidRDefault="00C25161" w:rsidP="0012161A">
      <w:pPr>
        <w:pStyle w:val="Heading3"/>
        <w:numPr>
          <w:ilvl w:val="0"/>
          <w:numId w:val="0"/>
        </w:numPr>
      </w:pPr>
      <w:bookmarkStart w:id="100" w:name="_Toc443330066"/>
      <w:r>
        <w:t>Data Input</w:t>
      </w:r>
      <w:bookmarkEnd w:id="100"/>
    </w:p>
    <w:p w14:paraId="58C2A61D" w14:textId="77777777" w:rsidR="00C25161" w:rsidRDefault="00C25161" w:rsidP="00C25161">
      <w:r>
        <w:t>The information about customers, accounts and transactions is generated daily. The information about customers and transaction may be the same in subsequent days in case there was no change in customer or account information. The same customer or account may appear for example two days without any change except for the date. Transactions are always unique. Transaction with given order may appear only once. Next transaction regardless of date must have the order increased by one.</w:t>
      </w:r>
    </w:p>
    <w:p w14:paraId="58C2A61E" w14:textId="77777777" w:rsidR="00C25161" w:rsidRDefault="00C25161" w:rsidP="009124EC">
      <w:pPr>
        <w:pStyle w:val="Heading3"/>
        <w:numPr>
          <w:ilvl w:val="0"/>
          <w:numId w:val="0"/>
        </w:numPr>
      </w:pPr>
      <w:bookmarkStart w:id="101" w:name="_Toc443330067"/>
      <w:r>
        <w:t>Data Collection Requirements</w:t>
      </w:r>
      <w:bookmarkEnd w:id="101"/>
    </w:p>
    <w:p w14:paraId="58C2A61F" w14:textId="77777777" w:rsidR="00C25161" w:rsidRDefault="00C25161" w:rsidP="00C25161">
      <w:r>
        <w:t>One of the business requirements is that the system has to collect data on daily basis. Collected data will be later aggregated on daily and monthly bases. Output of this aggregation will be used for scoring and risk estimation.</w:t>
      </w:r>
    </w:p>
    <w:p w14:paraId="58C2A620" w14:textId="77777777" w:rsidR="00C25161" w:rsidRPr="00433901" w:rsidRDefault="00C25161" w:rsidP="009124EC">
      <w:pPr>
        <w:pStyle w:val="Heading3"/>
        <w:numPr>
          <w:ilvl w:val="0"/>
          <w:numId w:val="0"/>
        </w:numPr>
        <w:rPr>
          <w:lang w:val="cs-CZ"/>
          <w:rPrChange w:id="102" w:author="Majda, Tomáš" w:date="2018-10-02T10:34:00Z">
            <w:rPr/>
          </w:rPrChange>
        </w:rPr>
      </w:pPr>
      <w:bookmarkStart w:id="103" w:name="_Toc443330068"/>
      <w:r>
        <w:t>Database Structure</w:t>
      </w:r>
      <w:bookmarkEnd w:id="103"/>
    </w:p>
    <w:p w14:paraId="58C2A621" w14:textId="77777777" w:rsidR="00C25161" w:rsidRDefault="00C25161" w:rsidP="00C25161">
      <w:r>
        <w:t>Your first task is to create database structure which will store all information needed - daily customer, account and transaction data.</w:t>
      </w:r>
    </w:p>
    <w:p w14:paraId="58C2A622" w14:textId="77777777" w:rsidR="00B84487" w:rsidRDefault="00B84487" w:rsidP="00C25161"/>
    <w:p w14:paraId="58C2A623" w14:textId="77777777" w:rsidR="00C25161" w:rsidRDefault="00C25161" w:rsidP="00B84487">
      <w:pPr>
        <w:pBdr>
          <w:top w:val="single" w:sz="4" w:space="1" w:color="auto"/>
          <w:left w:val="single" w:sz="4" w:space="4" w:color="auto"/>
          <w:bottom w:val="single" w:sz="4" w:space="1" w:color="auto"/>
          <w:right w:val="single" w:sz="4" w:space="4" w:color="auto"/>
        </w:pBdr>
        <w:shd w:val="clear" w:color="auto" w:fill="FFFF00"/>
      </w:pPr>
      <w:r>
        <w:t xml:space="preserve">Create all tables needed. Use Oracle database. Keep in mind that you have to select correct primary keys, create integrity constraints and reference integrity. The client is from financial industry and would like to have data as exact and as consistent as possible. This is conservative approach which is very relevant this industry. </w:t>
      </w:r>
    </w:p>
    <w:p w14:paraId="58C2A624" w14:textId="77777777" w:rsidR="00C25161" w:rsidRDefault="00C25161" w:rsidP="00B84487">
      <w:pPr>
        <w:pBdr>
          <w:top w:val="single" w:sz="4" w:space="1" w:color="auto"/>
          <w:left w:val="single" w:sz="4" w:space="4" w:color="auto"/>
          <w:bottom w:val="single" w:sz="4" w:space="1" w:color="auto"/>
          <w:right w:val="single" w:sz="4" w:space="4" w:color="auto"/>
        </w:pBdr>
        <w:shd w:val="clear" w:color="auto" w:fill="FFFF00"/>
      </w:pPr>
      <w:r w:rsidRPr="00180B0B">
        <w:lastRenderedPageBreak/>
        <w:t>If you are new to SQL, you can also use the tool (SQL Developer or similar) and create the table structure using this too. For more experienced SQL developers, we recommend creating all database structures manually by hand-written DDL script. You don’t have to care about partitioning or compression. It’s nice to put comments on columns. For easier orientation, you can also create ER model (not necessarily</w:t>
      </w:r>
      <w:r>
        <w:t xml:space="preserve"> – but would be recommended for documentation purposes</w:t>
      </w:r>
      <w:r w:rsidRPr="00180B0B">
        <w:t>).</w:t>
      </w:r>
      <w:r>
        <w:t xml:space="preserve"> In either case, the DDL (data definition, database setup) scripts are an important part of your solution.</w:t>
      </w:r>
    </w:p>
    <w:p w14:paraId="58C2A625" w14:textId="77777777" w:rsidR="00C25161" w:rsidRPr="002E66FF" w:rsidRDefault="00C25161" w:rsidP="00665B91">
      <w:pPr>
        <w:pBdr>
          <w:top w:val="single" w:sz="4" w:space="1" w:color="auto"/>
          <w:left w:val="single" w:sz="4" w:space="4" w:color="auto"/>
          <w:bottom w:val="single" w:sz="4" w:space="1" w:color="auto"/>
          <w:right w:val="single" w:sz="4" w:space="4" w:color="auto"/>
        </w:pBdr>
        <w:shd w:val="clear" w:color="auto" w:fill="FFFF00"/>
      </w:pPr>
      <w:r>
        <w:t xml:space="preserve">For Customer, Account and Transaction tables, you are recommended to use column names as stated in </w:t>
      </w:r>
      <w:r w:rsidR="00B84487">
        <w:t>Appendix A</w:t>
      </w:r>
      <w:r>
        <w:t>. Same names will occur also in headers of CSV file. Sticking strictly to this naming convention will make it easier for you (and us) to check for errors and problems.</w:t>
      </w:r>
    </w:p>
    <w:p w14:paraId="58C2A626" w14:textId="77777777" w:rsidR="00B51E18" w:rsidRPr="00D10017" w:rsidRDefault="00B51E18" w:rsidP="00D10017">
      <w:pPr>
        <w:pStyle w:val="BodyText"/>
      </w:pPr>
    </w:p>
    <w:p w14:paraId="58C2A627" w14:textId="77777777" w:rsidR="00BB5117" w:rsidRDefault="00BB5117" w:rsidP="00391FE5">
      <w:pPr>
        <w:pStyle w:val="Heading3"/>
      </w:pPr>
      <w:bookmarkStart w:id="104" w:name="_Toc443330069"/>
      <w:bookmarkStart w:id="105" w:name="_GoBack"/>
      <w:bookmarkEnd w:id="105"/>
      <w:r>
        <w:t>FR2</w:t>
      </w:r>
      <w:r w:rsidR="00AF514E">
        <w:t xml:space="preserve"> - </w:t>
      </w:r>
      <w:r w:rsidR="00AF514E">
        <w:rPr>
          <w:rFonts w:asciiTheme="minorHAnsi" w:hAnsiTheme="minorHAnsi"/>
        </w:rPr>
        <w:t>Input files interface</w:t>
      </w:r>
      <w:bookmarkEnd w:id="104"/>
    </w:p>
    <w:p w14:paraId="58C2A628" w14:textId="77777777" w:rsidR="00B51E18" w:rsidRPr="002E66FF" w:rsidRDefault="00D10017" w:rsidP="00B51E18">
      <w:pPr>
        <w:pStyle w:val="BodyText"/>
      </w:pPr>
      <w:r>
        <w:t>Data has to be validated against the interface</w:t>
      </w:r>
      <w:r w:rsidR="00823E7D">
        <w:t xml:space="preserve"> description which is added as A</w:t>
      </w:r>
      <w:r>
        <w:t>ppendix</w:t>
      </w:r>
      <w:r w:rsidR="00823E7D">
        <w:t xml:space="preserve"> A</w:t>
      </w:r>
    </w:p>
    <w:p w14:paraId="58C2A629" w14:textId="77777777" w:rsidR="00ED48F9" w:rsidRDefault="00ED48F9" w:rsidP="00ED48F9"/>
    <w:p w14:paraId="58C2A62A" w14:textId="77777777" w:rsidR="00ED48F9" w:rsidRDefault="00ED48F9" w:rsidP="00ED48F9">
      <w:r>
        <w:t>Customer, account and transaction details will arrive daily into dedicated folder on the file system. The files will be visible and editable for your application. The data will arrive in three CSV files – one file with customers, one file with accounts and one file with transactions. In case of technical problem, it can happen that data for more days from the past will be sent at once.</w:t>
      </w:r>
    </w:p>
    <w:p w14:paraId="58C2A62B" w14:textId="77777777" w:rsidR="00ED48F9" w:rsidRDefault="00ED48F9" w:rsidP="00ED48F9">
      <w:r>
        <w:t>First line of the file contains headers. It is a list of names (not quoted) separated by comma. There is no comma behind the last column name.</w:t>
      </w:r>
    </w:p>
    <w:p w14:paraId="58C2A62C" w14:textId="77777777" w:rsidR="00ED48F9" w:rsidRDefault="00ED48F9" w:rsidP="00ED48F9">
      <w:r>
        <w:t xml:space="preserve">Data start on the second row. CHAR data columns are always quoted. Timestamps, integer number and decimal numbers are never quoted. Decimal places are separated by dot. Integer and decimal numbers are always in decimal format. </w:t>
      </w:r>
    </w:p>
    <w:p w14:paraId="58C2A62D" w14:textId="77777777" w:rsidR="00ED48F9" w:rsidRDefault="00ED48F9" w:rsidP="00ED48F9">
      <w:r>
        <w:t>Simple example for the customer table:</w:t>
      </w:r>
    </w:p>
    <w:p w14:paraId="58C2A62E" w14:textId="77777777" w:rsidR="00ED48F9" w:rsidRDefault="00ED48F9" w:rsidP="00ED48F9">
      <w:pPr>
        <w:pStyle w:val="NoSpacing"/>
      </w:pPr>
      <w:r w:rsidRPr="00D90DED">
        <w:t>C_DAY</w:t>
      </w:r>
      <w:r>
        <w:t>,</w:t>
      </w:r>
      <w:r w:rsidRPr="00D90DED">
        <w:t>C_ID</w:t>
      </w:r>
      <w:r>
        <w:t>,</w:t>
      </w:r>
      <w:r w:rsidRPr="00D90DED">
        <w:t>C_TYPE</w:t>
      </w:r>
      <w:r>
        <w:t>,</w:t>
      </w:r>
      <w:r w:rsidRPr="00D90DED">
        <w:t>C_ORIGIN_DATE</w:t>
      </w:r>
      <w:r>
        <w:t>,</w:t>
      </w:r>
      <w:r w:rsidRPr="00D90DED">
        <w:t>C_REL_DATE</w:t>
      </w:r>
      <w:r>
        <w:t>,</w:t>
      </w:r>
      <w:r w:rsidRPr="00D90DED">
        <w:t>C_LEGAL_ID</w:t>
      </w:r>
      <w:r>
        <w:t>,</w:t>
      </w:r>
      <w:r w:rsidRPr="00D90DED">
        <w:t>C_NAME</w:t>
      </w:r>
    </w:p>
    <w:p w14:paraId="58C2A62F" w14:textId="77777777" w:rsidR="00ED48F9" w:rsidRDefault="00ED48F9" w:rsidP="00ED48F9">
      <w:pPr>
        <w:pStyle w:val="NoSpacing"/>
      </w:pPr>
      <w:r>
        <w:t>2015-08-10,123456,”P”,1990-11-22,2010-01-02,”CZ12345678”,”MyCompany s.r.o”</w:t>
      </w:r>
    </w:p>
    <w:p w14:paraId="58C2A630" w14:textId="77777777" w:rsidR="00ED48F9" w:rsidRDefault="00ED48F9" w:rsidP="00ED48F9">
      <w:r w:rsidRPr="00E47154">
        <w:t>Complete data sample with all three files is attached.</w:t>
      </w:r>
    </w:p>
    <w:p w14:paraId="58C2A631" w14:textId="30CF8F36" w:rsidR="00ED48F9" w:rsidRPr="00CD746F" w:rsidRDefault="00ED48F9" w:rsidP="00ED48F9">
      <w:pPr>
        <w:rPr>
          <w:ins w:id="106" w:author="Majda, Tomáš" w:date="2018-10-02T10:29:00Z"/>
          <w:color w:val="FFFFFF" w:themeColor="background1"/>
          <w:rPrChange w:id="107" w:author="Majda, Tomáš" w:date="2018-10-03T14:16:00Z">
            <w:rPr>
              <w:ins w:id="108" w:author="Majda, Tomáš" w:date="2018-10-02T10:29:00Z"/>
            </w:rPr>
          </w:rPrChange>
        </w:rPr>
      </w:pPr>
      <w:r w:rsidRPr="00942932">
        <w:rPr>
          <w:color w:val="FFFFFF" w:themeColor="background1"/>
          <w:highlight w:val="darkRed"/>
          <w:rPrChange w:id="109" w:author="Majda, Tomáš" w:date="2018-10-03T13:21:00Z">
            <w:rPr/>
          </w:rPrChange>
        </w:rPr>
        <w:t>YYYYMMDD identifies the date to which the data is related. It has to be equal to the C_DAY or A_DAY or T_DAY columns inside the CSV file. If other cases, the program has to log error and stop processing of the file.</w:t>
      </w:r>
      <w:r w:rsidRPr="00942932">
        <w:rPr>
          <w:color w:val="FFFFFF" w:themeColor="background1"/>
          <w:rPrChange w:id="110" w:author="Majda, Tomáš" w:date="2018-10-03T13:21:00Z">
            <w:rPr/>
          </w:rPrChange>
        </w:rPr>
        <w:t xml:space="preserve"> </w:t>
      </w:r>
    </w:p>
    <w:p w14:paraId="25B5E20F" w14:textId="5100ABD6" w:rsidR="00C84074" w:rsidRDefault="00C84074">
      <w:pPr>
        <w:pStyle w:val="BodyText"/>
        <w:rPr>
          <w:ins w:id="111" w:author="Majda, Tomáš" w:date="2018-10-02T10:29:00Z"/>
        </w:rPr>
        <w:pPrChange w:id="112" w:author="Majda, Tomáš" w:date="2018-10-02T10:29:00Z">
          <w:pPr/>
        </w:pPrChange>
      </w:pPr>
    </w:p>
    <w:p w14:paraId="21CD0CD5" w14:textId="77777777" w:rsidR="00C84074" w:rsidRPr="00C84074" w:rsidRDefault="00C84074">
      <w:pPr>
        <w:pStyle w:val="BodyText"/>
        <w:pPrChange w:id="113" w:author="Majda, Tomáš" w:date="2018-10-02T10:29:00Z">
          <w:pPr/>
        </w:pPrChange>
      </w:pPr>
    </w:p>
    <w:p w14:paraId="58C2A632" w14:textId="77777777" w:rsidR="00B51E18" w:rsidRPr="009844CF" w:rsidRDefault="00B51E18" w:rsidP="00D10017">
      <w:pPr>
        <w:pStyle w:val="BodyText"/>
        <w:rPr>
          <w:lang w:val="cs-CZ"/>
          <w:rPrChange w:id="114" w:author="Majda, Tomáš" w:date="2018-10-03T16:42:00Z">
            <w:rPr/>
          </w:rPrChange>
        </w:rPr>
      </w:pPr>
    </w:p>
    <w:p w14:paraId="58C2A633" w14:textId="77777777" w:rsidR="00BB5117" w:rsidRDefault="00BB5117" w:rsidP="00391FE5">
      <w:pPr>
        <w:pStyle w:val="Heading3"/>
      </w:pPr>
      <w:bookmarkStart w:id="115" w:name="_Toc443330070"/>
      <w:r>
        <w:t>FR3</w:t>
      </w:r>
      <w:r w:rsidR="00474778">
        <w:t xml:space="preserve"> - </w:t>
      </w:r>
      <w:r w:rsidR="00474778">
        <w:rPr>
          <w:rFonts w:asciiTheme="minorHAnsi" w:hAnsiTheme="minorHAnsi"/>
        </w:rPr>
        <w:t>Loader application</w:t>
      </w:r>
      <w:bookmarkEnd w:id="115"/>
    </w:p>
    <w:p w14:paraId="58C2A634" w14:textId="287AECAB" w:rsidR="00D10017" w:rsidRDefault="00D10017" w:rsidP="00D10017">
      <w:pPr>
        <w:pStyle w:val="BodyText"/>
      </w:pPr>
      <w:r>
        <w:t>We need a loader application, written in Java which we can run from command line. And a way where we could provide configuration for directory paths for input csv files</w:t>
      </w:r>
      <w:r w:rsidR="00D77387">
        <w:t>.</w:t>
      </w:r>
    </w:p>
    <w:p w14:paraId="58C2A635" w14:textId="77777777" w:rsidR="00B51E18" w:rsidRDefault="00B51E18" w:rsidP="00B51E18">
      <w:pPr>
        <w:pStyle w:val="BodyText"/>
      </w:pPr>
    </w:p>
    <w:p w14:paraId="58C2A636" w14:textId="4E6703B5" w:rsidR="00A94CF1" w:rsidRDefault="00A94CF1" w:rsidP="00A94CF1">
      <w:r>
        <w:t>In the second step, you have to create Java program which will be started from the command line. The program shall be compiled into JAR file with all referenced libraries. It means that it must be possible to copy the JAR to any computer with Java installed and it will run. (user should be able to use default configuration with relative path in ideal case sample data for one day)</w:t>
      </w:r>
      <w:r w:rsidR="00732F2E">
        <w:t>.</w:t>
      </w:r>
    </w:p>
    <w:p w14:paraId="26EAF9ED" w14:textId="77777777" w:rsidR="00732F2E" w:rsidRDefault="00732F2E" w:rsidP="00732F2E">
      <w:pPr>
        <w:pStyle w:val="BodyText"/>
      </w:pPr>
    </w:p>
    <w:p w14:paraId="73CE5A31" w14:textId="098A40FD" w:rsidR="00732F2E" w:rsidRDefault="00732F2E" w:rsidP="00732F2E">
      <w:pPr>
        <w:pBdr>
          <w:top w:val="single" w:sz="4" w:space="1" w:color="auto"/>
          <w:left w:val="single" w:sz="4" w:space="4" w:color="auto"/>
          <w:bottom w:val="single" w:sz="4" w:space="1" w:color="auto"/>
          <w:right w:val="single" w:sz="4" w:space="4" w:color="auto"/>
        </w:pBdr>
        <w:shd w:val="clear" w:color="auto" w:fill="FFFF00"/>
      </w:pPr>
      <w:r>
        <w:t xml:space="preserve">Provided example loader application is already pre-configured with some features, which you might want to focus on. Feel free to navigate through classes of the project and read comments. Visit the </w:t>
      </w:r>
      <w:hyperlink r:id="rId32" w:history="1">
        <w:r w:rsidRPr="00732F2E">
          <w:rPr>
            <w:rStyle w:val="Hyperlink"/>
          </w:rPr>
          <w:t>official</w:t>
        </w:r>
      </w:hyperlink>
      <w:r>
        <w:t xml:space="preserve"> documentation for more informations.</w:t>
      </w:r>
    </w:p>
    <w:p w14:paraId="1F82C4A1" w14:textId="77777777" w:rsidR="00732F2E" w:rsidRPr="00732F2E" w:rsidRDefault="00732F2E" w:rsidP="00732F2E">
      <w:pPr>
        <w:pStyle w:val="BodyText"/>
      </w:pPr>
    </w:p>
    <w:p w14:paraId="58C2A637" w14:textId="77777777" w:rsidR="00A94CF1" w:rsidRDefault="00A94CF1" w:rsidP="00B51E18">
      <w:pPr>
        <w:pStyle w:val="BodyText"/>
      </w:pPr>
    </w:p>
    <w:p w14:paraId="58C2A638" w14:textId="77777777" w:rsidR="00A94CF1" w:rsidRDefault="00A94CF1" w:rsidP="005B11FD">
      <w:pPr>
        <w:pStyle w:val="Heading4"/>
        <w:numPr>
          <w:ilvl w:val="0"/>
          <w:numId w:val="0"/>
        </w:numPr>
        <w:ind w:left="1134" w:hanging="1134"/>
      </w:pPr>
      <w:r>
        <w:t>Database Configuration File</w:t>
      </w:r>
    </w:p>
    <w:p w14:paraId="58C2A639" w14:textId="4123140B" w:rsidR="00A94CF1" w:rsidRDefault="00A94CF1" w:rsidP="00A94CF1">
      <w:r>
        <w:t>The program w</w:t>
      </w:r>
      <w:r w:rsidR="005B11FD">
        <w:t>ill read one configuration file</w:t>
      </w:r>
      <w:r w:rsidR="00BF72FB">
        <w:t xml:space="preserve"> – application</w:t>
      </w:r>
      <w:r w:rsidR="005B11FD">
        <w:t xml:space="preserve">.properties. This </w:t>
      </w:r>
      <w:r>
        <w:t xml:space="preserve">property file </w:t>
      </w:r>
      <w:r w:rsidR="00BF72FB">
        <w:t xml:space="preserve">is placed on </w:t>
      </w:r>
      <w:r>
        <w:t xml:space="preserve">classpath and </w:t>
      </w:r>
      <w:r w:rsidR="00BF72FB">
        <w:t xml:space="preserve">contains </w:t>
      </w:r>
      <w:r>
        <w:t>information about connection to database. Example of the configuration property file:</w:t>
      </w:r>
    </w:p>
    <w:p w14:paraId="58C2A63A" w14:textId="77777777" w:rsidR="00A94CF1" w:rsidRDefault="00A94CF1" w:rsidP="00A94CF1"/>
    <w:p w14:paraId="58C2A63B" w14:textId="17E540AC" w:rsidR="00A94CF1" w:rsidRPr="001F5B28" w:rsidRDefault="00BF72FB" w:rsidP="00A94CF1">
      <w:pPr>
        <w:pStyle w:val="NoSpacing"/>
        <w:rPr>
          <w:rFonts w:ascii="Consolas" w:hAnsi="Consolas" w:cs="Consolas"/>
          <w:color w:val="A6A6A6" w:themeColor="background1" w:themeShade="A6"/>
          <w:sz w:val="20"/>
          <w:szCs w:val="20"/>
        </w:rPr>
      </w:pPr>
      <w:r>
        <w:rPr>
          <w:rFonts w:ascii="Consolas" w:hAnsi="Consolas" w:cs="Consolas"/>
          <w:color w:val="A6A6A6" w:themeColor="background1" w:themeShade="A6"/>
          <w:sz w:val="20"/>
          <w:szCs w:val="20"/>
        </w:rPr>
        <w:t>database.url</w:t>
      </w:r>
      <w:r w:rsidR="00A94CF1" w:rsidRPr="001F5B28">
        <w:rPr>
          <w:rFonts w:ascii="Consolas" w:hAnsi="Consolas" w:cs="Consolas"/>
          <w:color w:val="A6A6A6" w:themeColor="background1" w:themeShade="A6"/>
          <w:sz w:val="20"/>
          <w:szCs w:val="20"/>
        </w:rPr>
        <w:t>=jdbc:oracle:thin:@//</w:t>
      </w:r>
      <w:r w:rsidR="00B8180C" w:rsidRPr="001F5B28">
        <w:rPr>
          <w:rFonts w:ascii="Consolas" w:hAnsi="Consolas" w:cs="Consolas"/>
          <w:color w:val="A6A6A6" w:themeColor="background1" w:themeShade="A6"/>
          <w:sz w:val="20"/>
          <w:szCs w:val="20"/>
        </w:rPr>
        <w:t>10.29.8.156</w:t>
      </w:r>
      <w:r w:rsidR="00A94CF1" w:rsidRPr="001F5B28">
        <w:rPr>
          <w:rFonts w:ascii="Consolas" w:hAnsi="Consolas" w:cs="Consolas"/>
          <w:color w:val="A6A6A6" w:themeColor="background1" w:themeShade="A6"/>
          <w:sz w:val="20"/>
          <w:szCs w:val="20"/>
        </w:rPr>
        <w:t>:1521/</w:t>
      </w:r>
      <w:r w:rsidR="005B11FD" w:rsidRPr="001F5B28">
        <w:rPr>
          <w:rFonts w:ascii="Consolas" w:hAnsi="Consolas" w:cs="Consolas"/>
          <w:color w:val="A6A6A6" w:themeColor="background1" w:themeShade="A6"/>
          <w:sz w:val="20"/>
          <w:szCs w:val="20"/>
        </w:rPr>
        <w:t>xe</w:t>
      </w:r>
    </w:p>
    <w:p w14:paraId="58C2A63C" w14:textId="73ED66AE" w:rsidR="00A94CF1" w:rsidRPr="001F5B28" w:rsidRDefault="00BF72FB" w:rsidP="00A94CF1">
      <w:pPr>
        <w:pStyle w:val="NoSpacing"/>
        <w:rPr>
          <w:rFonts w:ascii="Consolas" w:hAnsi="Consolas" w:cs="Consolas"/>
          <w:color w:val="A6A6A6" w:themeColor="background1" w:themeShade="A6"/>
          <w:sz w:val="20"/>
          <w:szCs w:val="20"/>
        </w:rPr>
      </w:pPr>
      <w:r>
        <w:rPr>
          <w:rFonts w:ascii="Consolas" w:hAnsi="Consolas" w:cs="Consolas"/>
          <w:color w:val="A6A6A6" w:themeColor="background1" w:themeShade="A6"/>
          <w:sz w:val="20"/>
          <w:szCs w:val="20"/>
        </w:rPr>
        <w:t>database.username</w:t>
      </w:r>
      <w:r w:rsidR="00A94CF1" w:rsidRPr="001F5B28">
        <w:rPr>
          <w:rFonts w:ascii="Consolas" w:hAnsi="Consolas" w:cs="Consolas"/>
          <w:color w:val="A6A6A6" w:themeColor="background1" w:themeShade="A6"/>
          <w:sz w:val="20"/>
          <w:szCs w:val="20"/>
        </w:rPr>
        <w:t>=user1</w:t>
      </w:r>
    </w:p>
    <w:p w14:paraId="58C2A63D" w14:textId="75891233" w:rsidR="00A94CF1" w:rsidRPr="001F5B28" w:rsidRDefault="00BF72FB" w:rsidP="00A94CF1">
      <w:pPr>
        <w:pStyle w:val="NoSpacing"/>
        <w:rPr>
          <w:rFonts w:ascii="Consolas" w:hAnsi="Consolas" w:cs="Consolas"/>
          <w:color w:val="A6A6A6" w:themeColor="background1" w:themeShade="A6"/>
          <w:sz w:val="20"/>
          <w:szCs w:val="20"/>
        </w:rPr>
      </w:pPr>
      <w:r>
        <w:rPr>
          <w:rFonts w:ascii="Consolas" w:hAnsi="Consolas" w:cs="Consolas"/>
          <w:color w:val="A6A6A6" w:themeColor="background1" w:themeShade="A6"/>
          <w:sz w:val="20"/>
          <w:szCs w:val="20"/>
        </w:rPr>
        <w:t>database.</w:t>
      </w:r>
      <w:r w:rsidR="00A94CF1" w:rsidRPr="001F5B28">
        <w:rPr>
          <w:rFonts w:ascii="Consolas" w:hAnsi="Consolas" w:cs="Consolas"/>
          <w:color w:val="A6A6A6" w:themeColor="background1" w:themeShade="A6"/>
          <w:sz w:val="20"/>
          <w:szCs w:val="20"/>
        </w:rPr>
        <w:t>password=password1</w:t>
      </w:r>
    </w:p>
    <w:p w14:paraId="58C2A63E" w14:textId="77777777" w:rsidR="00A94CF1" w:rsidRDefault="00A94CF1" w:rsidP="00A94CF1"/>
    <w:p w14:paraId="58C2A63F" w14:textId="233198D4" w:rsidR="000159A8" w:rsidRDefault="00A94CF1" w:rsidP="00A94CF1">
      <w:r w:rsidRPr="00AD280E">
        <w:t>Example configuration file is</w:t>
      </w:r>
      <w:r>
        <w:t xml:space="preserve"> </w:t>
      </w:r>
      <w:r w:rsidR="00BF72FB">
        <w:t xml:space="preserve">already attached </w:t>
      </w:r>
      <w:r w:rsidR="00047847">
        <w:t>in the sample project</w:t>
      </w:r>
      <w:r w:rsidR="00A358F4">
        <w:t>.</w:t>
      </w:r>
    </w:p>
    <w:p w14:paraId="58C2A640" w14:textId="77777777" w:rsidR="00A94CF1" w:rsidRDefault="00A94CF1" w:rsidP="00A94CF1"/>
    <w:p w14:paraId="58C2A641" w14:textId="7D8D635A" w:rsidR="00A94CF1" w:rsidRDefault="00BF72FB" w:rsidP="000159A8">
      <w:pPr>
        <w:pBdr>
          <w:top w:val="single" w:sz="4" w:space="1" w:color="auto"/>
          <w:left w:val="single" w:sz="4" w:space="4" w:color="auto"/>
          <w:bottom w:val="single" w:sz="4" w:space="1" w:color="auto"/>
          <w:right w:val="single" w:sz="4" w:space="4" w:color="auto"/>
        </w:pBdr>
        <w:shd w:val="clear" w:color="auto" w:fill="FFFF00"/>
      </w:pPr>
      <w:r>
        <w:t>DO NOT RENAME OR MOVE THIS FILE UNLESS YOU KNOW, WHAT ARE YOU DOING. USE YOUR PROVIDED LOGIN TO CONFIGURE THE DATABASE.</w:t>
      </w:r>
    </w:p>
    <w:p w14:paraId="58C2A642" w14:textId="77777777" w:rsidR="00A94CF1" w:rsidRDefault="00A94CF1" w:rsidP="00A94CF1"/>
    <w:p w14:paraId="429E4DE1" w14:textId="77777777" w:rsidR="00777E18" w:rsidRDefault="00777E18" w:rsidP="001D419E">
      <w:pPr>
        <w:pStyle w:val="Heading4"/>
        <w:numPr>
          <w:ilvl w:val="0"/>
          <w:numId w:val="0"/>
        </w:numPr>
        <w:ind w:left="1134" w:hanging="1134"/>
        <w:rPr>
          <w:ins w:id="116" w:author="Majda, Tomáš" w:date="2018-10-03T10:25:00Z"/>
        </w:rPr>
      </w:pPr>
    </w:p>
    <w:p w14:paraId="29F74E5E" w14:textId="77777777" w:rsidR="00777E18" w:rsidRDefault="00777E18" w:rsidP="001D419E">
      <w:pPr>
        <w:pStyle w:val="Heading4"/>
        <w:numPr>
          <w:ilvl w:val="0"/>
          <w:numId w:val="0"/>
        </w:numPr>
        <w:ind w:left="1134" w:hanging="1134"/>
        <w:rPr>
          <w:ins w:id="117" w:author="Majda, Tomáš" w:date="2018-10-03T10:25:00Z"/>
        </w:rPr>
      </w:pPr>
    </w:p>
    <w:p w14:paraId="58C2A643" w14:textId="3C732FA3" w:rsidR="00A94CF1" w:rsidRDefault="00A94CF1" w:rsidP="001D419E">
      <w:pPr>
        <w:pStyle w:val="Heading4"/>
        <w:numPr>
          <w:ilvl w:val="0"/>
          <w:numId w:val="0"/>
        </w:numPr>
        <w:ind w:left="1134" w:hanging="1134"/>
      </w:pPr>
      <w:r>
        <w:lastRenderedPageBreak/>
        <w:t>Path Configuration File</w:t>
      </w:r>
    </w:p>
    <w:p w14:paraId="58C2A644" w14:textId="77777777" w:rsidR="00A94CF1" w:rsidRDefault="00A94CF1" w:rsidP="00A94CF1">
      <w:r>
        <w:t>The program has to accept one command line argument: path and file name of XML file which will contain path to input directory and path to directory for processed files.</w:t>
      </w:r>
    </w:p>
    <w:p w14:paraId="58C2A645" w14:textId="77777777" w:rsidR="00A94CF1" w:rsidRDefault="00A94CF1" w:rsidP="00A94CF1">
      <w:pPr>
        <w:pStyle w:val="ListParagraph"/>
        <w:numPr>
          <w:ilvl w:val="0"/>
          <w:numId w:val="20"/>
        </w:numPr>
        <w:spacing w:after="200" w:line="276" w:lineRule="auto"/>
        <w:contextualSpacing/>
      </w:pPr>
      <w:r>
        <w:t>INPUT PATH – Input path where incoming data can be found. The program is supposed to scan this directory for new CSV files.</w:t>
      </w:r>
    </w:p>
    <w:p w14:paraId="58C2A646" w14:textId="77777777" w:rsidR="00A94CF1" w:rsidRDefault="00A94CF1" w:rsidP="00A94CF1">
      <w:pPr>
        <w:pStyle w:val="ListParagraph"/>
        <w:numPr>
          <w:ilvl w:val="0"/>
          <w:numId w:val="20"/>
        </w:numPr>
        <w:spacing w:after="200" w:line="276" w:lineRule="auto"/>
        <w:contextualSpacing/>
      </w:pPr>
      <w:r>
        <w:t>PROCESSED PATH – Processed path to which all processed (read) CSV files have to be shifted after their processing finished. This directory is meant to avoid duplicity and has a function of raw data archive.</w:t>
      </w:r>
    </w:p>
    <w:p w14:paraId="58C2A647" w14:textId="77777777" w:rsidR="00A94CF1" w:rsidRPr="0069074E" w:rsidRDefault="00A94CF1" w:rsidP="00A94CF1">
      <w:pPr>
        <w:pStyle w:val="ListParagraph"/>
        <w:numPr>
          <w:ilvl w:val="0"/>
          <w:numId w:val="20"/>
        </w:numPr>
        <w:spacing w:after="200" w:line="276" w:lineRule="auto"/>
        <w:contextualSpacing/>
      </w:pPr>
      <w:r>
        <w:t>BAD PATH – Directory for bad files (damaged files, incorrect data)</w:t>
      </w:r>
    </w:p>
    <w:p w14:paraId="58C2A648" w14:textId="5445091C" w:rsidR="00A94CF1" w:rsidRPr="00683923" w:rsidRDefault="00683923" w:rsidP="00A94CF1">
      <w:pPr>
        <w:rPr>
          <w:lang w:val="cs-CZ"/>
        </w:rPr>
      </w:pPr>
      <w:r>
        <w:t>Example configuration:</w:t>
      </w:r>
    </w:p>
    <w:p w14:paraId="58C2A649" w14:textId="77777777" w:rsidR="00A94CF1" w:rsidRDefault="00A94CF1" w:rsidP="00A94CF1"/>
    <w:p w14:paraId="58C2A64A"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&lt;?xml version="1.0"?&gt;</w:t>
      </w:r>
    </w:p>
    <w:p w14:paraId="58C2A64B"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&lt;sdb&gt;</w:t>
      </w:r>
    </w:p>
    <w:p w14:paraId="58C2A64C"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t>&lt;config&gt;</w:t>
      </w:r>
    </w:p>
    <w:p w14:paraId="58C2A64D"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r>
      <w:r w:rsidRPr="00896F5B">
        <w:rPr>
          <w:rFonts w:ascii="Consolas" w:hAnsi="Consolas" w:cs="Consolas"/>
          <w:sz w:val="20"/>
          <w:szCs w:val="20"/>
        </w:rPr>
        <w:tab/>
        <w:t>&lt;directories&gt;</w:t>
      </w:r>
    </w:p>
    <w:p w14:paraId="58C2A64E"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r>
      <w:r w:rsidRPr="00896F5B">
        <w:rPr>
          <w:rFonts w:ascii="Consolas" w:hAnsi="Consolas" w:cs="Consolas"/>
          <w:sz w:val="20"/>
          <w:szCs w:val="20"/>
        </w:rPr>
        <w:tab/>
      </w:r>
      <w:r w:rsidRPr="00896F5B">
        <w:rPr>
          <w:rFonts w:ascii="Consolas" w:hAnsi="Consolas" w:cs="Consolas"/>
          <w:sz w:val="20"/>
          <w:szCs w:val="20"/>
        </w:rPr>
        <w:tab/>
        <w:t>&lt;directory type=”input”&gt;&lt;path&gt;/data/tcos/input&lt;/path&gt;&lt;/directory&gt;</w:t>
      </w:r>
    </w:p>
    <w:p w14:paraId="58C2A64F"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r>
      <w:r w:rsidRPr="00896F5B">
        <w:rPr>
          <w:rFonts w:ascii="Consolas" w:hAnsi="Consolas" w:cs="Consolas"/>
          <w:sz w:val="20"/>
          <w:szCs w:val="20"/>
        </w:rPr>
        <w:tab/>
      </w:r>
      <w:r w:rsidRPr="00896F5B">
        <w:rPr>
          <w:rFonts w:ascii="Consolas" w:hAnsi="Consolas" w:cs="Consolas"/>
          <w:sz w:val="20"/>
          <w:szCs w:val="20"/>
        </w:rPr>
        <w:tab/>
        <w:t>&lt;directory type=”processed”&gt;&lt;path&gt;/data/tcos/output&lt;/path&gt;&lt;/directory&gt;</w:t>
      </w:r>
    </w:p>
    <w:p w14:paraId="58C2A650"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r>
      <w:r w:rsidRPr="00896F5B">
        <w:rPr>
          <w:rFonts w:ascii="Consolas" w:hAnsi="Consolas" w:cs="Consolas"/>
          <w:sz w:val="20"/>
          <w:szCs w:val="20"/>
        </w:rPr>
        <w:tab/>
      </w:r>
      <w:r w:rsidRPr="00896F5B">
        <w:rPr>
          <w:rFonts w:ascii="Consolas" w:hAnsi="Consolas" w:cs="Consolas"/>
          <w:sz w:val="20"/>
          <w:szCs w:val="20"/>
        </w:rPr>
        <w:tab/>
        <w:t>&lt;directory type=”bad”&gt;&lt;path&gt;/data/tcos/output&lt;/path&gt;&lt;/directory&gt;</w:t>
      </w:r>
    </w:p>
    <w:p w14:paraId="58C2A651"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r>
      <w:r w:rsidRPr="00896F5B">
        <w:rPr>
          <w:rFonts w:ascii="Consolas" w:hAnsi="Consolas" w:cs="Consolas"/>
          <w:sz w:val="20"/>
          <w:szCs w:val="20"/>
        </w:rPr>
        <w:tab/>
        <w:t>&lt;/directories&gt;</w:t>
      </w:r>
    </w:p>
    <w:p w14:paraId="58C2A652"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ab/>
        <w:t>&lt;/config&gt;</w:t>
      </w:r>
    </w:p>
    <w:p w14:paraId="58C2A653" w14:textId="77777777" w:rsidR="00A94CF1" w:rsidRPr="00896F5B" w:rsidRDefault="00A94CF1" w:rsidP="00896F5B">
      <w:pPr>
        <w:pStyle w:val="NoSpacing"/>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sz w:val="20"/>
          <w:szCs w:val="20"/>
        </w:rPr>
      </w:pPr>
      <w:r w:rsidRPr="00896F5B">
        <w:rPr>
          <w:rFonts w:ascii="Consolas" w:hAnsi="Consolas" w:cs="Consolas"/>
          <w:sz w:val="20"/>
          <w:szCs w:val="20"/>
        </w:rPr>
        <w:t>&lt;/sdb&gt;</w:t>
      </w:r>
    </w:p>
    <w:p w14:paraId="58C2A654" w14:textId="77777777" w:rsidR="00A94CF1" w:rsidRDefault="00A94CF1" w:rsidP="00A94CF1"/>
    <w:p w14:paraId="58C2A655" w14:textId="3E801041" w:rsidR="00A94CF1" w:rsidRDefault="00A94CF1" w:rsidP="00A94CF1">
      <w:r w:rsidRPr="00382497">
        <w:t xml:space="preserve">Example XML file is </w:t>
      </w:r>
      <w:r w:rsidR="00683923">
        <w:t xml:space="preserve">also </w:t>
      </w:r>
      <w:r w:rsidRPr="00382497">
        <w:t>attached</w:t>
      </w:r>
      <w:r w:rsidR="00683923">
        <w:t>.</w:t>
      </w:r>
    </w:p>
    <w:p w14:paraId="58C2A658" w14:textId="4174A864" w:rsidR="00A94CF1" w:rsidRDefault="00A94CF1" w:rsidP="00683923">
      <w:pPr>
        <w:pBdr>
          <w:top w:val="single" w:sz="4" w:space="1" w:color="auto"/>
          <w:left w:val="single" w:sz="4" w:space="4" w:color="auto"/>
          <w:bottom w:val="single" w:sz="4" w:space="1" w:color="auto"/>
          <w:right w:val="single" w:sz="4" w:space="4" w:color="auto"/>
        </w:pBdr>
        <w:shd w:val="clear" w:color="auto" w:fill="FFFF00"/>
      </w:pPr>
      <w:r w:rsidRPr="00283436">
        <w:rPr>
          <w:highlight w:val="yellow"/>
        </w:rPr>
        <w:t>IMPLEMENT VALIDATION AND ERROR HANDLING</w:t>
      </w:r>
      <w:r>
        <w:rPr>
          <w:highlight w:val="yellow"/>
        </w:rPr>
        <w:t xml:space="preserve"> FOR THIS FILE</w:t>
      </w:r>
      <w:r w:rsidRPr="00283436">
        <w:rPr>
          <w:highlight w:val="yellow"/>
        </w:rPr>
        <w:t>.</w:t>
      </w:r>
    </w:p>
    <w:p w14:paraId="58C2A659" w14:textId="77777777" w:rsidR="00A94CF1" w:rsidRDefault="00A94CF1" w:rsidP="008C31E9">
      <w:pPr>
        <w:pStyle w:val="Heading4"/>
        <w:numPr>
          <w:ilvl w:val="0"/>
          <w:numId w:val="0"/>
        </w:numPr>
        <w:ind w:left="1134" w:hanging="1134"/>
      </w:pPr>
      <w:r>
        <w:t>Program Startup</w:t>
      </w:r>
    </w:p>
    <w:p w14:paraId="58C2A65A" w14:textId="2E0B880A" w:rsidR="00A94CF1" w:rsidRDefault="00A94CF1" w:rsidP="00A94CF1">
      <w:r>
        <w:t xml:space="preserve">After start, the program shall check for the command line argument and for </w:t>
      </w:r>
      <w:r w:rsidR="00683923">
        <w:t>provided configuration file</w:t>
      </w:r>
      <w:r>
        <w:t xml:space="preserve">. If </w:t>
      </w:r>
      <w:r w:rsidR="00683923">
        <w:t xml:space="preserve">configuration </w:t>
      </w:r>
      <w:r>
        <w:t>file is missing or invalid report error must be issued.</w:t>
      </w:r>
    </w:p>
    <w:p w14:paraId="58C2A65B" w14:textId="7B6BE3C1" w:rsidR="00A94CF1" w:rsidRDefault="00683923" w:rsidP="00A94CF1">
      <w:pPr>
        <w:rPr>
          <w:ins w:id="118" w:author="Majda, Tomáš" w:date="2018-10-12T14:16:00Z"/>
        </w:rPr>
      </w:pPr>
      <w:r>
        <w:t xml:space="preserve">Configration file have </w:t>
      </w:r>
      <w:r w:rsidR="00A94CF1">
        <w:t xml:space="preserve">to be opened and configuration parameters have to be loaded. All parameters have to be verified. It must be possible to establish database connection and </w:t>
      </w:r>
      <w:r>
        <w:t xml:space="preserve">all paths specified in configuration file </w:t>
      </w:r>
      <w:r w:rsidR="00A94CF1">
        <w:t>must exist.</w:t>
      </w:r>
    </w:p>
    <w:p w14:paraId="750D6AA8" w14:textId="370C9BE8" w:rsidR="005B2559" w:rsidRDefault="005B2559">
      <w:pPr>
        <w:pStyle w:val="BodyText"/>
        <w:rPr>
          <w:ins w:id="119" w:author="Majda, Tomáš" w:date="2018-10-12T14:16:00Z"/>
        </w:rPr>
        <w:pPrChange w:id="120" w:author="Majda, Tomáš" w:date="2018-10-12T14:16:00Z">
          <w:pPr/>
        </w:pPrChange>
      </w:pPr>
    </w:p>
    <w:p w14:paraId="79C5F1D6" w14:textId="354983B0" w:rsidR="005B2559" w:rsidRDefault="005B2559">
      <w:pPr>
        <w:pStyle w:val="BodyText"/>
        <w:rPr>
          <w:ins w:id="121" w:author="Majda, Tomáš" w:date="2018-10-12T14:16:00Z"/>
        </w:rPr>
        <w:pPrChange w:id="122" w:author="Majda, Tomáš" w:date="2018-10-12T14:16:00Z">
          <w:pPr/>
        </w:pPrChange>
      </w:pPr>
    </w:p>
    <w:p w14:paraId="604DC6BC" w14:textId="77777777" w:rsidR="005B2559" w:rsidRPr="005B2559" w:rsidRDefault="005B2559">
      <w:pPr>
        <w:pStyle w:val="BodyText"/>
        <w:pPrChange w:id="123" w:author="Majda, Tomáš" w:date="2018-10-12T14:16:00Z">
          <w:pPr/>
        </w:pPrChange>
      </w:pPr>
    </w:p>
    <w:p w14:paraId="58C2A65C" w14:textId="77777777" w:rsidR="00A94CF1" w:rsidRDefault="00A94CF1" w:rsidP="00A94CF1">
      <w:r>
        <w:t>You shall also create TCOS.BAT or TCOS.CMD file which will setup the environment and start your program just by running this BAT or CMD without any arguments.</w:t>
      </w:r>
    </w:p>
    <w:p w14:paraId="5CBD135C" w14:textId="77777777" w:rsidR="00777E18" w:rsidRDefault="00777E18" w:rsidP="008C31E9">
      <w:pPr>
        <w:pStyle w:val="Heading4"/>
        <w:numPr>
          <w:ilvl w:val="0"/>
          <w:numId w:val="0"/>
        </w:numPr>
        <w:ind w:left="1134" w:hanging="1134"/>
        <w:rPr>
          <w:ins w:id="124" w:author="Majda, Tomáš" w:date="2018-10-03T10:25:00Z"/>
        </w:rPr>
      </w:pPr>
    </w:p>
    <w:p w14:paraId="7E80D52F" w14:textId="77777777" w:rsidR="00777E18" w:rsidRDefault="00777E18" w:rsidP="008C31E9">
      <w:pPr>
        <w:pStyle w:val="Heading4"/>
        <w:numPr>
          <w:ilvl w:val="0"/>
          <w:numId w:val="0"/>
        </w:numPr>
        <w:ind w:left="1134" w:hanging="1134"/>
        <w:rPr>
          <w:ins w:id="125" w:author="Majda, Tomáš" w:date="2018-10-03T10:25:00Z"/>
        </w:rPr>
      </w:pPr>
    </w:p>
    <w:p w14:paraId="58C2A65D" w14:textId="2B9B43B2" w:rsidR="00A94CF1" w:rsidRDefault="00A94CF1" w:rsidP="008C31E9">
      <w:pPr>
        <w:pStyle w:val="Heading4"/>
        <w:numPr>
          <w:ilvl w:val="0"/>
          <w:numId w:val="0"/>
        </w:numPr>
        <w:ind w:left="1134" w:hanging="1134"/>
      </w:pPr>
      <w:r>
        <w:t>Reading Data Files</w:t>
      </w:r>
    </w:p>
    <w:p w14:paraId="58C2A65E" w14:textId="77777777" w:rsidR="00A94CF1" w:rsidRDefault="00A94CF1" w:rsidP="00A94CF1">
      <w:r>
        <w:t xml:space="preserve">In the next step, the program shall scan input directory for CSV files with customers, accounts and transactions. Just stick to these files and ignore other files. </w:t>
      </w:r>
    </w:p>
    <w:p w14:paraId="58C2A65F" w14:textId="77777777" w:rsidR="00A94CF1" w:rsidRDefault="00A94CF1" w:rsidP="00A94CF1">
      <w:r>
        <w:t>The program has to check each timestamps in the CSV file names and verify if the date already exist in database. If so, the input file is invalid and manual action is needed. In this case, the program shall issue warning, move the file to the “bad” directory and continue with next available file.</w:t>
      </w:r>
    </w:p>
    <w:p w14:paraId="58C2A660" w14:textId="3E3B27A3" w:rsidR="00A94CF1" w:rsidRDefault="00A94CF1" w:rsidP="00A94CF1">
      <w:pPr>
        <w:rPr>
          <w:ins w:id="126" w:author="Majda, Tomáš" w:date="2018-10-11T11:45:00Z"/>
        </w:rPr>
      </w:pPr>
      <w:r>
        <w:t>As stated above, first line of each CSV contains headers. The program must parse the line and check column names against specification. In case of mismatch, warning must be issued, the file has to be moved to the “bad” directory and program has to proceed with next file.</w:t>
      </w:r>
    </w:p>
    <w:p w14:paraId="7E6C665D" w14:textId="20DF14B7" w:rsidR="00F7193C" w:rsidRDefault="00F7193C">
      <w:pPr>
        <w:pStyle w:val="BodyText"/>
        <w:rPr>
          <w:ins w:id="127" w:author="Majda, Tomáš" w:date="2018-10-11T11:45:00Z"/>
        </w:rPr>
        <w:pPrChange w:id="128" w:author="Majda, Tomáš" w:date="2018-10-11T11:45:00Z">
          <w:pPr/>
        </w:pPrChange>
      </w:pPr>
    </w:p>
    <w:p w14:paraId="292A6C33" w14:textId="77777777" w:rsidR="00F7193C" w:rsidRPr="00F7193C" w:rsidRDefault="00F7193C">
      <w:pPr>
        <w:pStyle w:val="BodyText"/>
        <w:pPrChange w:id="129" w:author="Majda, Tomáš" w:date="2018-10-11T11:45:00Z">
          <w:pPr/>
        </w:pPrChange>
      </w:pPr>
    </w:p>
    <w:p w14:paraId="58C2A661" w14:textId="77777777" w:rsidR="00A94CF1" w:rsidRDefault="00A94CF1" w:rsidP="00A94CF1">
      <w:r>
        <w:t>During processing of the data rows, program has to check the data format If the program detects error during processing of the CSV file, the processing of the whole file has to be stopped. Data from the beginning of the file (before the error) which were correctly processed and already stored to the database can be kept in the database. Bonus task is to delete (rollback) these data.</w:t>
      </w:r>
    </w:p>
    <w:p w14:paraId="58C2A662" w14:textId="77777777" w:rsidR="00A94CF1" w:rsidRDefault="00A94CF1" w:rsidP="00A94CF1">
      <w:r w:rsidRPr="00E47154">
        <w:t xml:space="preserve">Remember the constraint in all “DAY” columns (first column) in all three input files. </w:t>
      </w:r>
      <w:r w:rsidRPr="00AD280E">
        <w:t>Value entered here must contain the same day as is the name in the name of the file.</w:t>
      </w:r>
    </w:p>
    <w:p w14:paraId="58C2A663" w14:textId="77777777" w:rsidR="00A94CF1" w:rsidRDefault="00A94CF1" w:rsidP="00A94CF1">
      <w:r>
        <w:t>After the CSV file is processed, it shall be moved to the processed directory. If the file already exists in the processed directory, it shall be overwritten without any notice. The same “overwrite” rule applies for the directory with bad files. Bonus task is to avoid overwriting and versioning the files (naming convention, special suffix or similar).</w:t>
      </w:r>
    </w:p>
    <w:p w14:paraId="58C2A664" w14:textId="47740D60" w:rsidR="00B51E18" w:rsidRDefault="00B51E18" w:rsidP="00D10017">
      <w:pPr>
        <w:pStyle w:val="BodyText"/>
        <w:rPr>
          <w:ins w:id="130" w:author="Majda, Tomáš" w:date="2018-10-04T23:54:00Z"/>
        </w:rPr>
      </w:pPr>
    </w:p>
    <w:p w14:paraId="4A320779" w14:textId="2131DE4B" w:rsidR="00194831" w:rsidRDefault="00194831" w:rsidP="00D10017">
      <w:pPr>
        <w:pStyle w:val="BodyText"/>
        <w:rPr>
          <w:ins w:id="131" w:author="Majda, Tomáš" w:date="2018-10-04T23:54:00Z"/>
        </w:rPr>
      </w:pPr>
    </w:p>
    <w:p w14:paraId="1129A244" w14:textId="2C9BD393" w:rsidR="00194831" w:rsidRDefault="00194831" w:rsidP="00D10017">
      <w:pPr>
        <w:pStyle w:val="BodyText"/>
        <w:rPr>
          <w:ins w:id="132" w:author="Majda, Tomáš" w:date="2018-10-04T23:54:00Z"/>
        </w:rPr>
      </w:pPr>
    </w:p>
    <w:p w14:paraId="7110665F" w14:textId="5E359DB4" w:rsidR="00194831" w:rsidRDefault="00194831" w:rsidP="00D10017">
      <w:pPr>
        <w:pStyle w:val="BodyText"/>
        <w:rPr>
          <w:ins w:id="133" w:author="Majda, Tomáš" w:date="2018-10-04T23:54:00Z"/>
        </w:rPr>
      </w:pPr>
    </w:p>
    <w:p w14:paraId="49EFDE54" w14:textId="49FC3DC3" w:rsidR="00194831" w:rsidRDefault="00194831" w:rsidP="00D10017">
      <w:pPr>
        <w:pStyle w:val="BodyText"/>
        <w:rPr>
          <w:ins w:id="134" w:author="Majda, Tomáš" w:date="2018-10-04T23:54:00Z"/>
        </w:rPr>
      </w:pPr>
    </w:p>
    <w:p w14:paraId="6CDA39E1" w14:textId="3536CEC7" w:rsidR="00194831" w:rsidRDefault="00194831" w:rsidP="00D10017">
      <w:pPr>
        <w:pStyle w:val="BodyText"/>
        <w:rPr>
          <w:ins w:id="135" w:author="Majda, Tomáš" w:date="2018-10-04T23:54:00Z"/>
        </w:rPr>
      </w:pPr>
    </w:p>
    <w:p w14:paraId="12A77852" w14:textId="758958B3" w:rsidR="00194831" w:rsidRDefault="00194831" w:rsidP="00D10017">
      <w:pPr>
        <w:pStyle w:val="BodyText"/>
        <w:rPr>
          <w:ins w:id="136" w:author="Majda, Tomáš" w:date="2018-10-04T23:54:00Z"/>
        </w:rPr>
      </w:pPr>
    </w:p>
    <w:p w14:paraId="311CB295" w14:textId="26B5E441" w:rsidR="00194831" w:rsidRDefault="00194831" w:rsidP="00D10017">
      <w:pPr>
        <w:pStyle w:val="BodyText"/>
        <w:rPr>
          <w:ins w:id="137" w:author="Majda, Tomáš" w:date="2018-10-04T23:54:00Z"/>
        </w:rPr>
      </w:pPr>
    </w:p>
    <w:p w14:paraId="2B02507B" w14:textId="0BF3F21E" w:rsidR="00194831" w:rsidRDefault="00194831" w:rsidP="00D10017">
      <w:pPr>
        <w:pStyle w:val="BodyText"/>
        <w:rPr>
          <w:ins w:id="138" w:author="Majda, Tomáš" w:date="2018-10-04T23:54:00Z"/>
        </w:rPr>
      </w:pPr>
    </w:p>
    <w:p w14:paraId="289C1243" w14:textId="77777777" w:rsidR="00194831" w:rsidRPr="00D10017" w:rsidRDefault="00194831" w:rsidP="00D10017">
      <w:pPr>
        <w:pStyle w:val="BodyText"/>
      </w:pPr>
    </w:p>
    <w:p w14:paraId="58C2A665" w14:textId="77777777" w:rsidR="00BB5117" w:rsidRDefault="00BB5117" w:rsidP="00391FE5">
      <w:pPr>
        <w:pStyle w:val="Heading3"/>
      </w:pPr>
      <w:bookmarkStart w:id="139" w:name="_Toc443330071"/>
      <w:r>
        <w:t>FR4</w:t>
      </w:r>
      <w:r w:rsidR="006330B0">
        <w:t xml:space="preserve"> – Data clean-up</w:t>
      </w:r>
      <w:bookmarkEnd w:id="139"/>
    </w:p>
    <w:p w14:paraId="58C2A666" w14:textId="77777777" w:rsidR="00D10017" w:rsidRDefault="006330B0" w:rsidP="00D10017">
      <w:pPr>
        <w:pStyle w:val="BodyText"/>
      </w:pPr>
      <w:r>
        <w:t>We need data</w:t>
      </w:r>
      <w:r w:rsidR="00D10017">
        <w:t xml:space="preserve"> clean-up</w:t>
      </w:r>
      <w:r w:rsidR="00293DBC">
        <w:t xml:space="preserve"> procedure to clean the data which is older that the</w:t>
      </w:r>
      <w:r w:rsidR="00D10017">
        <w:t xml:space="preserve"> given day</w:t>
      </w:r>
      <w:r w:rsidR="00C665DC">
        <w:t>.</w:t>
      </w:r>
    </w:p>
    <w:p w14:paraId="58C2A667" w14:textId="77777777" w:rsidR="003D5673" w:rsidRDefault="003D5673" w:rsidP="00D10017">
      <w:pPr>
        <w:pStyle w:val="BodyText"/>
      </w:pPr>
      <w:r>
        <w:t>Our support engineer will use it from time-to-time to clean some data</w:t>
      </w:r>
      <w:r w:rsidR="00F45375">
        <w:t xml:space="preserve"> from database</w:t>
      </w:r>
      <w:r w:rsidR="009B77C2">
        <w:t xml:space="preserve"> so we don’t run out of the space</w:t>
      </w:r>
      <w:r>
        <w:t>.</w:t>
      </w:r>
    </w:p>
    <w:p w14:paraId="58C2A668" w14:textId="77777777" w:rsidR="00F45375" w:rsidRDefault="00F45375" w:rsidP="00F45375">
      <w:r>
        <w:t>It shall accept one input parameter – date or timestamp. All data customer, account and transaction older than this date shall be deleted.</w:t>
      </w:r>
    </w:p>
    <w:p w14:paraId="58C2A669" w14:textId="77777777" w:rsidR="00494B78" w:rsidRDefault="00494B78" w:rsidP="00494B78">
      <w:r>
        <w:t>The clean-up is supposed to keep data consistent on daily level. If deleting data from one day, all data must be deleted or all data must stay in database. Status when all transaction data for one day is deleted while account or customer data is still available is invalid.</w:t>
      </w:r>
    </w:p>
    <w:p w14:paraId="4512556C" w14:textId="77777777" w:rsidR="0043422F" w:rsidRDefault="0043422F" w:rsidP="0043422F"/>
    <w:p w14:paraId="6B63E5F3" w14:textId="08897FD8" w:rsidR="0043422F" w:rsidRDefault="004120EB" w:rsidP="0043422F">
      <w:pPr>
        <w:pBdr>
          <w:top w:val="single" w:sz="4" w:space="1" w:color="auto"/>
          <w:left w:val="single" w:sz="4" w:space="4" w:color="auto"/>
          <w:bottom w:val="single" w:sz="4" w:space="1" w:color="auto"/>
          <w:right w:val="single" w:sz="4" w:space="4" w:color="auto"/>
        </w:pBdr>
        <w:shd w:val="clear" w:color="auto" w:fill="FFFF00"/>
      </w:pPr>
      <w:r>
        <w:rPr>
          <w:highlight w:val="yellow"/>
        </w:rPr>
        <w:t>Procedure must be accessible via webservice. Example of webservice call is in sample project.</w:t>
      </w:r>
    </w:p>
    <w:p w14:paraId="4ABCB902" w14:textId="77777777" w:rsidR="0043422F" w:rsidRPr="0043422F" w:rsidRDefault="0043422F" w:rsidP="0043422F">
      <w:pPr>
        <w:pStyle w:val="BodyText"/>
      </w:pPr>
    </w:p>
    <w:p w14:paraId="58C2A66A" w14:textId="77777777" w:rsidR="00BB5117" w:rsidRDefault="00BB5117" w:rsidP="00391FE5">
      <w:pPr>
        <w:pStyle w:val="Heading3"/>
      </w:pPr>
      <w:bookmarkStart w:id="140" w:name="_Toc443330072"/>
      <w:r>
        <w:t>FR5</w:t>
      </w:r>
      <w:r w:rsidR="00DF011B">
        <w:t xml:space="preserve"> </w:t>
      </w:r>
      <w:r w:rsidR="00335FE7">
        <w:t>–</w:t>
      </w:r>
      <w:r w:rsidR="00DF011B">
        <w:t xml:space="preserve"> Logging</w:t>
      </w:r>
      <w:r w:rsidR="00335FE7">
        <w:t xml:space="preserve"> (bonus)</w:t>
      </w:r>
      <w:bookmarkEnd w:id="140"/>
    </w:p>
    <w:p w14:paraId="58C2A66B" w14:textId="77777777" w:rsidR="00D10017" w:rsidRDefault="00DF011B" w:rsidP="00D10017">
      <w:pPr>
        <w:pStyle w:val="BodyText"/>
      </w:pPr>
      <w:r>
        <w:t>W</w:t>
      </w:r>
      <w:r w:rsidR="00D10017">
        <w:t>e need to have technical logging and</w:t>
      </w:r>
      <w:r w:rsidR="009E1AEF">
        <w:t xml:space="preserve"> audit logging for our staff</w:t>
      </w:r>
      <w:r>
        <w:t>.</w:t>
      </w:r>
    </w:p>
    <w:p w14:paraId="58C2A66C" w14:textId="77777777" w:rsidR="000A581F" w:rsidRDefault="000A581F" w:rsidP="000A581F">
      <w:r>
        <w:t>This information shall make it possible to identify:</w:t>
      </w:r>
    </w:p>
    <w:p w14:paraId="58C2A66D" w14:textId="77777777" w:rsidR="000A581F" w:rsidRPr="002601CF" w:rsidRDefault="000A581F" w:rsidP="00912C21">
      <w:pPr>
        <w:pStyle w:val="ListParagraph"/>
        <w:numPr>
          <w:ilvl w:val="0"/>
          <w:numId w:val="18"/>
        </w:numPr>
        <w:spacing w:after="200" w:line="276" w:lineRule="auto"/>
        <w:contextualSpacing/>
      </w:pPr>
      <w:r w:rsidRPr="002601CF">
        <w:t>which files were loaded</w:t>
      </w:r>
    </w:p>
    <w:p w14:paraId="58C2A66E" w14:textId="77777777" w:rsidR="000A581F" w:rsidRPr="002601CF" w:rsidRDefault="000A581F" w:rsidP="00912C21">
      <w:pPr>
        <w:pStyle w:val="ListParagraph"/>
        <w:numPr>
          <w:ilvl w:val="0"/>
          <w:numId w:val="18"/>
        </w:numPr>
        <w:spacing w:after="200" w:line="276" w:lineRule="auto"/>
        <w:contextualSpacing/>
      </w:pPr>
      <w:r w:rsidRPr="002601CF">
        <w:t>from which folder were these files loaded to the database</w:t>
      </w:r>
    </w:p>
    <w:p w14:paraId="58C2A66F" w14:textId="77777777" w:rsidR="000A581F" w:rsidRPr="002601CF" w:rsidRDefault="000A581F" w:rsidP="00912C21">
      <w:pPr>
        <w:pStyle w:val="ListParagraph"/>
        <w:numPr>
          <w:ilvl w:val="0"/>
          <w:numId w:val="18"/>
        </w:numPr>
        <w:spacing w:after="200" w:line="276" w:lineRule="auto"/>
        <w:contextualSpacing/>
      </w:pPr>
      <w:r w:rsidRPr="002601CF">
        <w:t>how many rows were successfully loaded</w:t>
      </w:r>
    </w:p>
    <w:p w14:paraId="58C2A670" w14:textId="77777777" w:rsidR="000A581F" w:rsidRPr="002601CF" w:rsidRDefault="000A581F" w:rsidP="00912C21">
      <w:pPr>
        <w:pStyle w:val="ListParagraph"/>
        <w:numPr>
          <w:ilvl w:val="0"/>
          <w:numId w:val="18"/>
        </w:numPr>
        <w:spacing w:after="200" w:line="276" w:lineRule="auto"/>
        <w:contextualSpacing/>
      </w:pPr>
      <w:r w:rsidRPr="002601CF">
        <w:t>what was the result of the file load (if the file was processed completely without error or if the load failed)</w:t>
      </w:r>
    </w:p>
    <w:p w14:paraId="58C2A671" w14:textId="77777777" w:rsidR="000A581F" w:rsidRDefault="000A581F" w:rsidP="00912C21">
      <w:pPr>
        <w:pStyle w:val="ListParagraph"/>
        <w:numPr>
          <w:ilvl w:val="0"/>
          <w:numId w:val="18"/>
        </w:numPr>
        <w:spacing w:after="200" w:line="276" w:lineRule="auto"/>
        <w:contextualSpacing/>
      </w:pPr>
      <w:r w:rsidRPr="002601CF">
        <w:t>when the load started and finished</w:t>
      </w:r>
    </w:p>
    <w:p w14:paraId="58C2A672" w14:textId="77777777" w:rsidR="000A581F" w:rsidRDefault="000A581F" w:rsidP="000A581F">
      <w:r>
        <w:t xml:space="preserve">For example, you can create log file or log table in Oracle database. </w:t>
      </w:r>
    </w:p>
    <w:p w14:paraId="58C2A673" w14:textId="77777777" w:rsidR="009E1AEF" w:rsidRPr="00D10017" w:rsidRDefault="009E1AEF" w:rsidP="00D10017">
      <w:pPr>
        <w:pStyle w:val="BodyText"/>
      </w:pPr>
    </w:p>
    <w:p w14:paraId="58C2A674" w14:textId="77777777" w:rsidR="00BB5117" w:rsidRDefault="00BB5117" w:rsidP="00391FE5">
      <w:pPr>
        <w:pStyle w:val="Heading3"/>
      </w:pPr>
      <w:bookmarkStart w:id="141" w:name="_Toc443330073"/>
      <w:r>
        <w:t>FR6</w:t>
      </w:r>
      <w:r w:rsidR="00554535">
        <w:t xml:space="preserve"> – Web application</w:t>
      </w:r>
      <w:r w:rsidR="007341F1">
        <w:t xml:space="preserve"> (bonus)</w:t>
      </w:r>
      <w:bookmarkEnd w:id="141"/>
    </w:p>
    <w:p w14:paraId="58C2A675" w14:textId="77777777" w:rsidR="00D10017" w:rsidRDefault="00554535" w:rsidP="00D10017">
      <w:pPr>
        <w:pStyle w:val="BodyText"/>
      </w:pPr>
      <w:r>
        <w:t>W</w:t>
      </w:r>
      <w:r w:rsidR="00D10017">
        <w:t>e would like to have a UI where we could see the list of day which were processed, we could edit the data stored in the database and execute the cleanup procedure</w:t>
      </w:r>
      <w:r w:rsidR="007341F1">
        <w:t>.</w:t>
      </w:r>
    </w:p>
    <w:p w14:paraId="58C2A676" w14:textId="77777777" w:rsidR="005075EA" w:rsidRDefault="005075EA" w:rsidP="00D10017">
      <w:pPr>
        <w:pStyle w:val="BodyText"/>
      </w:pPr>
      <w:r>
        <w:lastRenderedPageBreak/>
        <w:t>See wireframes, how the screen should look like:</w:t>
      </w:r>
    </w:p>
    <w:p w14:paraId="58C2A677" w14:textId="77777777" w:rsidR="00EF46F4" w:rsidRDefault="00905752" w:rsidP="00EF46F4">
      <w:pPr>
        <w:pStyle w:val="BodyText"/>
        <w:keepNext/>
      </w:pPr>
      <w:r>
        <w:rPr>
          <w:noProof/>
          <w:lang w:val="cs-CZ" w:eastAsia="cs-CZ"/>
        </w:rPr>
        <w:drawing>
          <wp:inline distT="0" distB="0" distL="0" distR="0" wp14:anchorId="58C2A890" wp14:editId="58C2A891">
            <wp:extent cx="4886325" cy="2514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86325" cy="2514600"/>
                    </a:xfrm>
                    <a:prstGeom prst="rect">
                      <a:avLst/>
                    </a:prstGeom>
                  </pic:spPr>
                </pic:pic>
              </a:graphicData>
            </a:graphic>
          </wp:inline>
        </w:drawing>
      </w:r>
    </w:p>
    <w:p w14:paraId="58C2A678" w14:textId="77777777" w:rsidR="00905752" w:rsidRDefault="00DF6229" w:rsidP="00EF46F4">
      <w:pPr>
        <w:pStyle w:val="Caption"/>
      </w:pPr>
      <w:r>
        <w:t>Picture</w:t>
      </w:r>
      <w:r w:rsidR="00EF46F4">
        <w:t xml:space="preserve"> </w:t>
      </w:r>
      <w:r w:rsidR="00EF46F4">
        <w:fldChar w:fldCharType="begin"/>
      </w:r>
      <w:r w:rsidR="00EF46F4">
        <w:instrText xml:space="preserve"> SEQ Obrázek \* ARABIC </w:instrText>
      </w:r>
      <w:r w:rsidR="00EF46F4">
        <w:fldChar w:fldCharType="separate"/>
      </w:r>
      <w:r w:rsidR="00407925">
        <w:rPr>
          <w:noProof/>
        </w:rPr>
        <w:t>2</w:t>
      </w:r>
      <w:r w:rsidR="00EF46F4">
        <w:fldChar w:fldCharType="end"/>
      </w:r>
      <w:r w:rsidR="00EF46F4">
        <w:t xml:space="preserve"> - Available datasets for edit</w:t>
      </w:r>
    </w:p>
    <w:p w14:paraId="58C2A679" w14:textId="77777777" w:rsidR="00657CBD" w:rsidRDefault="00657CBD" w:rsidP="00D10017">
      <w:pPr>
        <w:pStyle w:val="BodyText"/>
      </w:pPr>
    </w:p>
    <w:p w14:paraId="58C2A67A" w14:textId="77777777" w:rsidR="00EF46F4" w:rsidRDefault="00905752" w:rsidP="00EF46F4">
      <w:pPr>
        <w:pStyle w:val="BodyText"/>
        <w:keepNext/>
      </w:pPr>
      <w:r>
        <w:rPr>
          <w:noProof/>
          <w:lang w:val="cs-CZ" w:eastAsia="cs-CZ"/>
        </w:rPr>
        <w:drawing>
          <wp:inline distT="0" distB="0" distL="0" distR="0" wp14:anchorId="58C2A892" wp14:editId="58C2A893">
            <wp:extent cx="6335032" cy="2609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43217" cy="2613222"/>
                    </a:xfrm>
                    <a:prstGeom prst="rect">
                      <a:avLst/>
                    </a:prstGeom>
                  </pic:spPr>
                </pic:pic>
              </a:graphicData>
            </a:graphic>
          </wp:inline>
        </w:drawing>
      </w:r>
    </w:p>
    <w:p w14:paraId="58C2A67B" w14:textId="77777777" w:rsidR="00905752" w:rsidRDefault="009D57DB" w:rsidP="00EF46F4">
      <w:pPr>
        <w:pStyle w:val="Caption"/>
      </w:pPr>
      <w:r>
        <w:t>Picture</w:t>
      </w:r>
      <w:r w:rsidR="00EF46F4">
        <w:t xml:space="preserve"> </w:t>
      </w:r>
      <w:r w:rsidR="00EF46F4">
        <w:fldChar w:fldCharType="begin"/>
      </w:r>
      <w:r w:rsidR="00EF46F4">
        <w:instrText xml:space="preserve"> SEQ Obrázek \* ARABIC </w:instrText>
      </w:r>
      <w:r w:rsidR="00EF46F4">
        <w:fldChar w:fldCharType="separate"/>
      </w:r>
      <w:r w:rsidR="00407925">
        <w:rPr>
          <w:noProof/>
        </w:rPr>
        <w:t>3</w:t>
      </w:r>
      <w:r w:rsidR="00EF46F4">
        <w:fldChar w:fldCharType="end"/>
      </w:r>
      <w:r w:rsidR="00EF46F4">
        <w:t xml:space="preserve"> - Edit dataset table</w:t>
      </w:r>
    </w:p>
    <w:p w14:paraId="58C2A67C" w14:textId="77777777" w:rsidR="00905752" w:rsidRDefault="00905752" w:rsidP="00D10017">
      <w:pPr>
        <w:pStyle w:val="BodyText"/>
      </w:pPr>
    </w:p>
    <w:p w14:paraId="58C2A67D" w14:textId="77777777" w:rsidR="00EF46F4" w:rsidRDefault="00657CBD" w:rsidP="00EF46F4">
      <w:pPr>
        <w:pStyle w:val="BodyText"/>
        <w:keepNext/>
      </w:pPr>
      <w:r>
        <w:rPr>
          <w:noProof/>
          <w:lang w:val="cs-CZ" w:eastAsia="cs-CZ"/>
        </w:rPr>
        <w:lastRenderedPageBreak/>
        <w:drawing>
          <wp:inline distT="0" distB="0" distL="0" distR="0" wp14:anchorId="58C2A894" wp14:editId="58C2A895">
            <wp:extent cx="276225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2250" cy="2466975"/>
                    </a:xfrm>
                    <a:prstGeom prst="rect">
                      <a:avLst/>
                    </a:prstGeom>
                  </pic:spPr>
                </pic:pic>
              </a:graphicData>
            </a:graphic>
          </wp:inline>
        </w:drawing>
      </w:r>
    </w:p>
    <w:p w14:paraId="58C2A67E" w14:textId="77777777" w:rsidR="00657CBD" w:rsidRDefault="009D57DB" w:rsidP="00EF46F4">
      <w:pPr>
        <w:pStyle w:val="Caption"/>
      </w:pPr>
      <w:r>
        <w:t>Picture</w:t>
      </w:r>
      <w:r w:rsidR="00EF46F4">
        <w:t xml:space="preserve"> </w:t>
      </w:r>
      <w:r w:rsidR="00EF46F4">
        <w:fldChar w:fldCharType="begin"/>
      </w:r>
      <w:r w:rsidR="00EF46F4">
        <w:instrText xml:space="preserve"> SEQ Obrázek \* ARABIC </w:instrText>
      </w:r>
      <w:r w:rsidR="00EF46F4">
        <w:fldChar w:fldCharType="separate"/>
      </w:r>
      <w:r w:rsidR="00407925">
        <w:rPr>
          <w:noProof/>
        </w:rPr>
        <w:t>4</w:t>
      </w:r>
      <w:r w:rsidR="00EF46F4">
        <w:fldChar w:fldCharType="end"/>
      </w:r>
      <w:r w:rsidR="00EF46F4">
        <w:t xml:space="preserve"> - Data cleanup screen</w:t>
      </w:r>
    </w:p>
    <w:p w14:paraId="58C2A67F" w14:textId="77777777" w:rsidR="00657CBD" w:rsidRPr="00D10017" w:rsidRDefault="00657CBD" w:rsidP="00D10017">
      <w:pPr>
        <w:pStyle w:val="BodyText"/>
      </w:pPr>
    </w:p>
    <w:p w14:paraId="58C2A680" w14:textId="77777777" w:rsidR="002515FC" w:rsidRDefault="002515FC" w:rsidP="00391FE5">
      <w:pPr>
        <w:pStyle w:val="Heading3"/>
      </w:pPr>
      <w:bookmarkStart w:id="142" w:name="_Toc443330074"/>
      <w:r>
        <w:t>NFR1</w:t>
      </w:r>
      <w:r w:rsidR="000608F9">
        <w:t xml:space="preserve"> - Performance</w:t>
      </w:r>
      <w:bookmarkEnd w:id="142"/>
    </w:p>
    <w:p w14:paraId="58C2A681" w14:textId="77777777" w:rsidR="00D10017" w:rsidRDefault="00434DDA" w:rsidP="00D10017">
      <w:pPr>
        <w:pStyle w:val="BodyText"/>
      </w:pPr>
      <w:r>
        <w:t>W</w:t>
      </w:r>
      <w:r w:rsidR="00D10017">
        <w:t>e expect one dataset daily and the worst time for the load has to be below 1hour</w:t>
      </w:r>
      <w:r w:rsidR="00AD04D9">
        <w:t>.</w:t>
      </w:r>
    </w:p>
    <w:p w14:paraId="3129F32F" w14:textId="1AD0341C" w:rsidR="00D226C7" w:rsidRPr="00D10017" w:rsidRDefault="00D226C7" w:rsidP="00D10017">
      <w:pPr>
        <w:pStyle w:val="BodyText"/>
      </w:pPr>
      <w:r>
        <w:t xml:space="preserve">Estimated max file size is 10MB. Average file size would be 500kB. </w:t>
      </w:r>
    </w:p>
    <w:p w14:paraId="58C2A682" w14:textId="77777777" w:rsidR="002515FC" w:rsidRDefault="002515FC" w:rsidP="00391FE5">
      <w:pPr>
        <w:pStyle w:val="Heading3"/>
      </w:pPr>
      <w:bookmarkStart w:id="143" w:name="_Toc443330075"/>
      <w:r>
        <w:t>NFR2</w:t>
      </w:r>
      <w:r w:rsidR="00DA111A">
        <w:t xml:space="preserve"> - Documentation</w:t>
      </w:r>
      <w:bookmarkEnd w:id="143"/>
    </w:p>
    <w:p w14:paraId="58C2A683" w14:textId="77777777" w:rsidR="00D10017" w:rsidRPr="00783E7D" w:rsidRDefault="00D10017" w:rsidP="00D10017">
      <w:pPr>
        <w:pStyle w:val="BodyText"/>
        <w:rPr>
          <w:lang w:val="pt-BR"/>
        </w:rPr>
      </w:pPr>
      <w:r>
        <w:t>We need all the  documention</w:t>
      </w:r>
      <w:r w:rsidR="000819B1">
        <w:t xml:space="preserve"> to be collected.</w:t>
      </w:r>
      <w:r>
        <w:t xml:space="preserve"> </w:t>
      </w:r>
      <w:r w:rsidRPr="00783E7D">
        <w:rPr>
          <w:lang w:val="pt-BR"/>
        </w:rPr>
        <w:t>Design document, JavaDoc, User manual……</w:t>
      </w:r>
    </w:p>
    <w:p w14:paraId="58C2A684" w14:textId="6044187F" w:rsidR="002515FC" w:rsidRDefault="002515FC" w:rsidP="00391FE5">
      <w:pPr>
        <w:pStyle w:val="Heading3"/>
      </w:pPr>
      <w:bookmarkStart w:id="144" w:name="_Toc443330076"/>
      <w:r>
        <w:t>NFR3</w:t>
      </w:r>
      <w:r w:rsidR="007F5B80">
        <w:t xml:space="preserve"> </w:t>
      </w:r>
      <w:r w:rsidR="009C4FB2">
        <w:t>–</w:t>
      </w:r>
      <w:r w:rsidR="007F5B80">
        <w:t xml:space="preserve"> Test</w:t>
      </w:r>
      <w:r w:rsidR="009C4FB2">
        <w:t xml:space="preserve"> (bonus)</w:t>
      </w:r>
      <w:bookmarkEnd w:id="144"/>
    </w:p>
    <w:p w14:paraId="63C95752" w14:textId="75E2CBE7" w:rsidR="00483DCB" w:rsidRDefault="00DE12DE" w:rsidP="00D10017">
      <w:pPr>
        <w:pStyle w:val="BodyText"/>
      </w:pPr>
      <w:r>
        <w:t>W</w:t>
      </w:r>
      <w:r w:rsidR="00D10017">
        <w:t xml:space="preserve">e need that the solution is fully tested, </w:t>
      </w:r>
      <w:r w:rsidR="009C4FB2">
        <w:t xml:space="preserve">we expect </w:t>
      </w:r>
      <w:r w:rsidR="00483DCB">
        <w:t xml:space="preserve">Java </w:t>
      </w:r>
      <w:r w:rsidR="00D10017">
        <w:t>J</w:t>
      </w:r>
      <w:r w:rsidR="009C4FB2">
        <w:t>U</w:t>
      </w:r>
      <w:r w:rsidR="00D10017">
        <w:t xml:space="preserve">nit test </w:t>
      </w:r>
      <w:r w:rsidR="00483DCB">
        <w:t>for e</w:t>
      </w:r>
      <w:r w:rsidR="00D10017">
        <w:t>a</w:t>
      </w:r>
      <w:r w:rsidR="00483DCB">
        <w:t>ch single Java class you write.</w:t>
      </w:r>
    </w:p>
    <w:p w14:paraId="0E787BD9" w14:textId="18B5454C" w:rsidR="00057FF4" w:rsidRDefault="00483DCB" w:rsidP="002C2C61">
      <w:pPr>
        <w:pStyle w:val="BodyText"/>
      </w:pPr>
      <w:r>
        <w:t xml:space="preserve">We will measure the code coverage for JUnit test with </w:t>
      </w:r>
      <w:hyperlink r:id="rId36" w:history="1">
        <w:r w:rsidRPr="00D028FA">
          <w:rPr>
            <w:rStyle w:val="Hyperlink"/>
          </w:rPr>
          <w:t>Cobertura</w:t>
        </w:r>
      </w:hyperlink>
      <w:r>
        <w:t xml:space="preserve">. We want that the coverage is </w:t>
      </w:r>
      <w:r w:rsidR="00D10017">
        <w:t>not below 80%</w:t>
      </w:r>
      <w:r w:rsidR="00057FF4">
        <w:t>.</w:t>
      </w:r>
    </w:p>
    <w:p w14:paraId="58C2A685" w14:textId="7291AA2D" w:rsidR="00D10017" w:rsidRPr="00D10017" w:rsidRDefault="00DE12DE">
      <w:pPr>
        <w:pStyle w:val="BodyText"/>
      </w:pPr>
      <w:r>
        <w:t>Our staff will want to see all of</w:t>
      </w:r>
      <w:r w:rsidR="009C4FB2">
        <w:t xml:space="preserve"> the test</w:t>
      </w:r>
      <w:r>
        <w:t xml:space="preserve"> artifacts.</w:t>
      </w:r>
      <w:r w:rsidR="003B69B8">
        <w:t xml:space="preserve"> We will not accept and move to the production without having a pro</w:t>
      </w:r>
      <w:r w:rsidR="009C4FB2">
        <w:t>p</w:t>
      </w:r>
      <w:r w:rsidR="003B69B8">
        <w:t>er testing evidence.</w:t>
      </w:r>
    </w:p>
    <w:p w14:paraId="58C2A686" w14:textId="77777777" w:rsidR="002515FC" w:rsidRDefault="002515FC" w:rsidP="00391FE5">
      <w:pPr>
        <w:pStyle w:val="Heading3"/>
      </w:pPr>
      <w:bookmarkStart w:id="145" w:name="_Toc443330077"/>
      <w:r>
        <w:t>NFR4</w:t>
      </w:r>
      <w:r w:rsidR="00AD7313">
        <w:t xml:space="preserve"> - </w:t>
      </w:r>
      <w:r w:rsidR="00AD7313">
        <w:rPr>
          <w:rFonts w:asciiTheme="minorHAnsi" w:hAnsiTheme="minorHAnsi"/>
        </w:rPr>
        <w:t>Source code repository</w:t>
      </w:r>
      <w:bookmarkEnd w:id="145"/>
    </w:p>
    <w:p w14:paraId="58C2A687" w14:textId="0ED618D1" w:rsidR="00D10017" w:rsidRPr="00D10017" w:rsidRDefault="00D10017" w:rsidP="00D10017">
      <w:pPr>
        <w:pStyle w:val="BodyText"/>
      </w:pPr>
      <w:r>
        <w:t>We need to have all the source code stored in GIT repository, along with the configuration files</w:t>
      </w:r>
      <w:r w:rsidR="0029775A">
        <w:t>.</w:t>
      </w:r>
      <w:r w:rsidR="009E60E8">
        <w:t xml:space="preserve"> Git is </w:t>
      </w:r>
      <w:r w:rsidR="001C488E">
        <w:t xml:space="preserve">running </w:t>
      </w:r>
      <w:r w:rsidR="009E60E8">
        <w:t xml:space="preserve">on </w:t>
      </w:r>
      <w:r w:rsidR="00783E7D">
        <w:t>TBD</w:t>
      </w:r>
      <w:r w:rsidR="0043422F">
        <w:t xml:space="preserve"> and there is repository created for each of you. </w:t>
      </w:r>
    </w:p>
    <w:p w14:paraId="58C2A688" w14:textId="77777777" w:rsidR="002515FC" w:rsidRDefault="002515FC" w:rsidP="00391FE5">
      <w:pPr>
        <w:pStyle w:val="Heading3"/>
      </w:pPr>
      <w:bookmarkStart w:id="146" w:name="_Toc443330078"/>
      <w:r>
        <w:t>NFR5</w:t>
      </w:r>
      <w:r w:rsidR="002F76A5">
        <w:t xml:space="preserve"> - </w:t>
      </w:r>
      <w:r w:rsidR="002F76A5">
        <w:rPr>
          <w:rFonts w:asciiTheme="minorHAnsi" w:hAnsiTheme="minorHAnsi"/>
        </w:rPr>
        <w:t>Binary release packages</w:t>
      </w:r>
      <w:bookmarkEnd w:id="146"/>
    </w:p>
    <w:p w14:paraId="58C2A68A" w14:textId="36406628" w:rsidR="002515FC" w:rsidRDefault="00D10017" w:rsidP="0043422F">
      <w:pPr>
        <w:pStyle w:val="BodyText"/>
      </w:pPr>
      <w:r>
        <w:lastRenderedPageBreak/>
        <w:t xml:space="preserve">We need that the binary release package </w:t>
      </w:r>
      <w:r w:rsidR="0043422F">
        <w:t>is runnable and testable.</w:t>
      </w:r>
    </w:p>
    <w:p w14:paraId="58C2A68B" w14:textId="77777777" w:rsidR="002515FC" w:rsidRPr="002515FC" w:rsidRDefault="00F009AE" w:rsidP="002515FC">
      <w:pPr>
        <w:pStyle w:val="Heading2"/>
      </w:pPr>
      <w:bookmarkStart w:id="147" w:name="_Toc443330079"/>
      <w:r>
        <w:t>P2 – Calculate PD</w:t>
      </w:r>
      <w:bookmarkEnd w:id="147"/>
    </w:p>
    <w:p w14:paraId="58C2A68C" w14:textId="77777777" w:rsidR="00BB5117" w:rsidRDefault="00BB5117" w:rsidP="00490A85">
      <w:pPr>
        <w:pStyle w:val="Heading3"/>
        <w:rPr>
          <w:rFonts w:asciiTheme="minorHAnsi" w:hAnsiTheme="minorHAnsi"/>
        </w:rPr>
      </w:pPr>
      <w:bookmarkStart w:id="148" w:name="_Toc443330080"/>
      <w:r>
        <w:t>FR7</w:t>
      </w:r>
      <w:r w:rsidR="00B24049">
        <w:t xml:space="preserve"> - </w:t>
      </w:r>
      <w:r w:rsidR="00B24049">
        <w:rPr>
          <w:rFonts w:asciiTheme="minorHAnsi" w:hAnsiTheme="minorHAnsi"/>
        </w:rPr>
        <w:t>Daily aggregation module</w:t>
      </w:r>
      <w:bookmarkEnd w:id="148"/>
    </w:p>
    <w:p w14:paraId="58C2A68D" w14:textId="77777777" w:rsidR="00B24049" w:rsidRPr="00B24049" w:rsidRDefault="00B24049" w:rsidP="00B24049">
      <w:pPr>
        <w:pStyle w:val="BodyText"/>
        <w:ind w:firstLine="284"/>
        <w:rPr>
          <w:rStyle w:val="Normal3"/>
        </w:rPr>
      </w:pPr>
      <w:r w:rsidRPr="00B24049">
        <w:rPr>
          <w:rStyle w:val="Normal3"/>
        </w:rPr>
        <w:t>TBD</w:t>
      </w:r>
    </w:p>
    <w:p w14:paraId="58C2A68E" w14:textId="77777777" w:rsidR="00BB5117" w:rsidRDefault="00BB5117" w:rsidP="00490A85">
      <w:pPr>
        <w:pStyle w:val="Heading3"/>
      </w:pPr>
      <w:bookmarkStart w:id="149" w:name="_Toc443330081"/>
      <w:r>
        <w:t>FR8</w:t>
      </w:r>
      <w:r w:rsidR="0045059E">
        <w:t xml:space="preserve"> - </w:t>
      </w:r>
      <w:r w:rsidR="0045059E">
        <w:rPr>
          <w:rFonts w:asciiTheme="minorHAnsi" w:hAnsiTheme="minorHAnsi"/>
        </w:rPr>
        <w:t>Monthly aggregation module</w:t>
      </w:r>
      <w:bookmarkEnd w:id="149"/>
    </w:p>
    <w:p w14:paraId="58C2A68F" w14:textId="77777777" w:rsidR="00C75F74" w:rsidRPr="00B24049" w:rsidRDefault="00C75F74" w:rsidP="00C75F74">
      <w:pPr>
        <w:pStyle w:val="BodyText"/>
        <w:ind w:firstLine="284"/>
        <w:rPr>
          <w:rStyle w:val="Normal3"/>
        </w:rPr>
      </w:pPr>
      <w:r w:rsidRPr="00B24049">
        <w:rPr>
          <w:rStyle w:val="Normal3"/>
        </w:rPr>
        <w:t>TBD</w:t>
      </w:r>
    </w:p>
    <w:p w14:paraId="58C2A690" w14:textId="77777777" w:rsidR="00BB5117" w:rsidRDefault="00BB5117" w:rsidP="00490A85">
      <w:pPr>
        <w:pStyle w:val="Heading3"/>
      </w:pPr>
      <w:bookmarkStart w:id="150" w:name="_Toc443330082"/>
      <w:r>
        <w:t>FR9</w:t>
      </w:r>
      <w:r w:rsidR="0035424B">
        <w:t xml:space="preserve"> - </w:t>
      </w:r>
      <w:r w:rsidR="0035424B">
        <w:rPr>
          <w:rFonts w:asciiTheme="minorHAnsi" w:hAnsiTheme="minorHAnsi"/>
        </w:rPr>
        <w:t>Pd calculation module</w:t>
      </w:r>
      <w:bookmarkEnd w:id="150"/>
    </w:p>
    <w:p w14:paraId="58C2A691" w14:textId="77777777" w:rsidR="00C75F74" w:rsidRPr="00C75F74" w:rsidRDefault="00C75F74" w:rsidP="00C75F74">
      <w:pPr>
        <w:pStyle w:val="BodyText"/>
        <w:ind w:firstLine="284"/>
      </w:pPr>
      <w:r w:rsidRPr="00B24049">
        <w:rPr>
          <w:rStyle w:val="Normal3"/>
        </w:rPr>
        <w:t>TBD</w:t>
      </w:r>
    </w:p>
    <w:p w14:paraId="58C2A692" w14:textId="77777777" w:rsidR="00490A85" w:rsidRDefault="00490A85" w:rsidP="00490A85">
      <w:pPr>
        <w:pStyle w:val="Heading3"/>
      </w:pPr>
      <w:bookmarkStart w:id="151" w:name="_Toc443330083"/>
      <w:r>
        <w:t>NFR6</w:t>
      </w:r>
      <w:r w:rsidR="0023132A">
        <w:t xml:space="preserve"> – Performance</w:t>
      </w:r>
      <w:bookmarkEnd w:id="151"/>
    </w:p>
    <w:p w14:paraId="58C2A693" w14:textId="77777777" w:rsidR="0023132A" w:rsidRPr="0023132A" w:rsidRDefault="00141514" w:rsidP="00141514">
      <w:pPr>
        <w:pStyle w:val="BodyText"/>
        <w:ind w:firstLine="170"/>
      </w:pPr>
      <w:r>
        <w:t>Scoring &amp; pd calculation for the whole month has to be performed under 24 h so the downstream systems can use the data as soon as possible.</w:t>
      </w:r>
    </w:p>
    <w:p w14:paraId="58C2A694" w14:textId="77777777" w:rsidR="00490A85" w:rsidRDefault="00490A85" w:rsidP="00490A85">
      <w:pPr>
        <w:pStyle w:val="BodyText"/>
      </w:pPr>
    </w:p>
    <w:p w14:paraId="034E58CA" w14:textId="77777777" w:rsidR="00A637C4" w:rsidRPr="00A637C4" w:rsidRDefault="00A637C4" w:rsidP="001F7801">
      <w:pPr>
        <w:pStyle w:val="Heading2"/>
        <w:rPr>
          <w:ins w:id="152" w:author="Majda, Tomáš" w:date="2018-10-03T10:26:00Z"/>
          <w:rFonts w:asciiTheme="minorHAnsi" w:hAnsiTheme="minorHAnsi"/>
          <w:rPrChange w:id="153" w:author="Majda, Tomáš" w:date="2018-10-03T10:26:00Z">
            <w:rPr>
              <w:ins w:id="154" w:author="Majda, Tomáš" w:date="2018-10-03T10:26:00Z"/>
            </w:rPr>
          </w:rPrChange>
        </w:rPr>
      </w:pPr>
      <w:bookmarkStart w:id="155" w:name="_Toc443330084"/>
    </w:p>
    <w:p w14:paraId="58C2A695" w14:textId="37F9C02D" w:rsidR="001F7801" w:rsidRPr="006947EE" w:rsidRDefault="002D3B8E">
      <w:pPr>
        <w:pStyle w:val="Heading1"/>
        <w:rPr>
          <w:rStyle w:val="Normal3"/>
          <w:sz w:val="32"/>
        </w:rPr>
        <w:pPrChange w:id="156" w:author="Majda, Tomáš" w:date="2018-10-04T23:56:00Z">
          <w:pPr>
            <w:pStyle w:val="Heading2"/>
          </w:pPr>
        </w:pPrChange>
      </w:pPr>
      <w:r>
        <w:lastRenderedPageBreak/>
        <w:t xml:space="preserve">P3 - </w:t>
      </w:r>
      <w:r>
        <w:rPr>
          <w:rFonts w:asciiTheme="minorHAnsi" w:hAnsiTheme="minorHAnsi"/>
        </w:rPr>
        <w:t>Distribute data  to downstream systems</w:t>
      </w:r>
      <w:bookmarkEnd w:id="155"/>
    </w:p>
    <w:p w14:paraId="58C2A696" w14:textId="77777777" w:rsidR="0060404D" w:rsidRDefault="00BB5117" w:rsidP="0060404D">
      <w:pPr>
        <w:pStyle w:val="Heading3"/>
      </w:pPr>
      <w:bookmarkStart w:id="157" w:name="_Toc443330085"/>
      <w:r>
        <w:t>FR10</w:t>
      </w:r>
      <w:r w:rsidR="00783EDD">
        <w:t xml:space="preserve"> – </w:t>
      </w:r>
      <w:r w:rsidR="00710167">
        <w:rPr>
          <w:rFonts w:asciiTheme="minorHAnsi" w:hAnsiTheme="minorHAnsi"/>
        </w:rPr>
        <w:t>Integration options</w:t>
      </w:r>
      <w:bookmarkEnd w:id="157"/>
    </w:p>
    <w:p w14:paraId="58C2A697" w14:textId="77777777" w:rsidR="00783EDD" w:rsidRPr="00783EDD" w:rsidRDefault="00783EDD" w:rsidP="00783EDD">
      <w:pPr>
        <w:pStyle w:val="BodyText"/>
        <w:ind w:firstLine="284"/>
      </w:pPr>
      <w:r>
        <w:t>Prepare multiple integration options for downstream systems, which  they can use to source our data</w:t>
      </w:r>
      <w:r w:rsidR="00710167">
        <w:t>.</w:t>
      </w:r>
      <w:r w:rsidR="001F7801">
        <w:t xml:space="preserve"> We would offer database link, webservice interface or messaging system.</w:t>
      </w:r>
      <w:r w:rsidR="00761840">
        <w:t xml:space="preserve"> The solution is up to Architecture design and solution design.</w:t>
      </w:r>
    </w:p>
    <w:p w14:paraId="58C2A698" w14:textId="77777777" w:rsidR="0060404D" w:rsidRDefault="0060404D" w:rsidP="008572A9">
      <w:pPr>
        <w:pStyle w:val="Heading3"/>
        <w:rPr>
          <w:rFonts w:asciiTheme="minorHAnsi" w:hAnsiTheme="minorHAnsi"/>
        </w:rPr>
      </w:pPr>
      <w:bookmarkStart w:id="158" w:name="_Toc443330086"/>
      <w:r>
        <w:t>NFR7</w:t>
      </w:r>
      <w:r w:rsidR="00362002">
        <w:t xml:space="preserve"> </w:t>
      </w:r>
      <w:r w:rsidR="006B7747">
        <w:t>–</w:t>
      </w:r>
      <w:r w:rsidR="00362002">
        <w:t xml:space="preserve"> </w:t>
      </w:r>
      <w:r w:rsidR="00362002">
        <w:rPr>
          <w:rFonts w:asciiTheme="minorHAnsi" w:hAnsiTheme="minorHAnsi"/>
        </w:rPr>
        <w:t>Availability</w:t>
      </w:r>
      <w:bookmarkEnd w:id="158"/>
    </w:p>
    <w:p w14:paraId="58C2A699" w14:textId="77777777" w:rsidR="006B7747" w:rsidRPr="006B7747" w:rsidRDefault="006B7747" w:rsidP="006B7747">
      <w:pPr>
        <w:pStyle w:val="BodyText"/>
        <w:ind w:firstLine="284"/>
      </w:pPr>
      <w:r>
        <w:t>Calculated  data has to be available 24x7 for the downstream systems</w:t>
      </w:r>
      <w:r w:rsidR="00EF7A96">
        <w:t>.</w:t>
      </w:r>
    </w:p>
    <w:p w14:paraId="58C2A69A" w14:textId="77777777" w:rsidR="00450550" w:rsidRPr="002634A3" w:rsidRDefault="00450550" w:rsidP="00DB5768">
      <w:pPr>
        <w:pStyle w:val="Heading1"/>
      </w:pPr>
      <w:bookmarkStart w:id="159" w:name="_Toc290461658"/>
      <w:bookmarkStart w:id="160" w:name="_Toc404094455"/>
      <w:bookmarkStart w:id="161" w:name="_Toc416167599"/>
      <w:bookmarkStart w:id="162" w:name="_Toc443330087"/>
      <w:bookmarkEnd w:id="94"/>
      <w:bookmarkEnd w:id="95"/>
      <w:bookmarkEnd w:id="96"/>
      <w:r w:rsidRPr="002634A3">
        <w:lastRenderedPageBreak/>
        <w:t>References</w:t>
      </w:r>
      <w:bookmarkEnd w:id="159"/>
      <w:bookmarkEnd w:id="160"/>
      <w:bookmarkEnd w:id="161"/>
      <w:bookmarkEnd w:id="162"/>
    </w:p>
    <w:p w14:paraId="58C2A69B" w14:textId="77777777" w:rsidR="00450550" w:rsidRPr="002634A3" w:rsidRDefault="00450550" w:rsidP="00DB5768">
      <w:pPr>
        <w:pStyle w:val="Heading2"/>
      </w:pPr>
      <w:bookmarkStart w:id="163" w:name="_Toc290461659"/>
      <w:bookmarkStart w:id="164" w:name="_Toc404094456"/>
      <w:bookmarkStart w:id="165" w:name="_Toc416167600"/>
      <w:bookmarkStart w:id="166" w:name="_Toc443330088"/>
      <w:r w:rsidRPr="002634A3">
        <w:t>Business Processes and Requirements</w:t>
      </w:r>
      <w:bookmarkEnd w:id="163"/>
      <w:bookmarkEnd w:id="164"/>
      <w:bookmarkEnd w:id="165"/>
      <w:bookmarkEnd w:id="166"/>
    </w:p>
    <w:p w14:paraId="58C2A69C" w14:textId="77777777" w:rsidR="00450550" w:rsidRPr="002634A3" w:rsidRDefault="00450550" w:rsidP="00450550">
      <w:pPr>
        <w:rPr>
          <w:rStyle w:val="EstiloLatinaCuerpo"/>
        </w:rPr>
      </w:pPr>
    </w:p>
    <w:tbl>
      <w:tblPr>
        <w:tblStyle w:val="TableGrid"/>
        <w:tblW w:w="9606" w:type="dxa"/>
        <w:tblLayout w:type="fixed"/>
        <w:tblLook w:val="0420" w:firstRow="1" w:lastRow="0" w:firstColumn="0" w:lastColumn="0" w:noHBand="0" w:noVBand="1"/>
      </w:tblPr>
      <w:tblGrid>
        <w:gridCol w:w="1150"/>
        <w:gridCol w:w="1389"/>
        <w:gridCol w:w="1683"/>
        <w:gridCol w:w="4250"/>
        <w:gridCol w:w="1134"/>
      </w:tblGrid>
      <w:tr w:rsidR="004D005B" w:rsidRPr="002634A3" w14:paraId="58C2A6A2" w14:textId="77777777" w:rsidTr="00C77BAF">
        <w:tc>
          <w:tcPr>
            <w:tcW w:w="1150" w:type="dxa"/>
          </w:tcPr>
          <w:p w14:paraId="58C2A69D" w14:textId="77777777" w:rsidR="004D005B" w:rsidRPr="002634A3" w:rsidRDefault="004D005B" w:rsidP="009262C0">
            <w:pPr>
              <w:pStyle w:val="EstiloTableNormal1LatinaCuerpoNegrita"/>
              <w:rPr>
                <w:lang w:val="en-US"/>
              </w:rPr>
            </w:pPr>
            <w:r w:rsidRPr="002634A3">
              <w:rPr>
                <w:lang w:val="en-US"/>
              </w:rPr>
              <w:t>Process ID</w:t>
            </w:r>
          </w:p>
        </w:tc>
        <w:tc>
          <w:tcPr>
            <w:tcW w:w="1389" w:type="dxa"/>
          </w:tcPr>
          <w:p w14:paraId="58C2A69E" w14:textId="77777777" w:rsidR="004D005B" w:rsidRPr="002634A3" w:rsidRDefault="004D005B" w:rsidP="009262C0">
            <w:pPr>
              <w:pStyle w:val="EstiloTableNormal1LatinaCuerpoNegrita"/>
              <w:rPr>
                <w:b w:val="0"/>
                <w:bCs w:val="0"/>
                <w:lang w:val="en-US"/>
              </w:rPr>
            </w:pPr>
            <w:r w:rsidRPr="002634A3">
              <w:rPr>
                <w:lang w:val="en-US"/>
              </w:rPr>
              <w:t>Process Name</w:t>
            </w:r>
          </w:p>
        </w:tc>
        <w:tc>
          <w:tcPr>
            <w:tcW w:w="1683" w:type="dxa"/>
          </w:tcPr>
          <w:p w14:paraId="58C2A69F" w14:textId="77777777" w:rsidR="004D005B" w:rsidRPr="002634A3" w:rsidRDefault="004D005B" w:rsidP="009262C0">
            <w:pPr>
              <w:pStyle w:val="EstiloTableNormal1LatinaCuerpoNegrita"/>
              <w:rPr>
                <w:b w:val="0"/>
                <w:bCs w:val="0"/>
                <w:lang w:val="en-US"/>
              </w:rPr>
            </w:pPr>
            <w:r w:rsidRPr="002634A3">
              <w:rPr>
                <w:lang w:val="en-US"/>
              </w:rPr>
              <w:t>Requirement</w:t>
            </w:r>
            <w:r w:rsidRPr="002634A3">
              <w:rPr>
                <w:lang w:val="en-US"/>
              </w:rPr>
              <w:br/>
              <w:t>ID</w:t>
            </w:r>
          </w:p>
        </w:tc>
        <w:tc>
          <w:tcPr>
            <w:tcW w:w="4250" w:type="dxa"/>
          </w:tcPr>
          <w:p w14:paraId="58C2A6A0" w14:textId="77777777" w:rsidR="004D005B" w:rsidRPr="002634A3" w:rsidRDefault="004D005B" w:rsidP="009262C0">
            <w:pPr>
              <w:pStyle w:val="EstiloTableNormal1LatinaCuerpoNegrita"/>
              <w:rPr>
                <w:lang w:val="en-US"/>
              </w:rPr>
            </w:pPr>
            <w:r w:rsidRPr="002634A3">
              <w:rPr>
                <w:lang w:val="en-US"/>
              </w:rPr>
              <w:t>Requirement Description</w:t>
            </w:r>
          </w:p>
        </w:tc>
        <w:tc>
          <w:tcPr>
            <w:tcW w:w="1134" w:type="dxa"/>
          </w:tcPr>
          <w:p w14:paraId="58C2A6A1" w14:textId="77777777" w:rsidR="004D005B" w:rsidRPr="002634A3" w:rsidRDefault="004D005B" w:rsidP="009262C0">
            <w:pPr>
              <w:pStyle w:val="EstiloTableNormal1LatinaCuerpoNegrita"/>
              <w:rPr>
                <w:lang w:val="en-US"/>
              </w:rPr>
            </w:pPr>
            <w:r w:rsidRPr="002634A3">
              <w:rPr>
                <w:lang w:val="en-US"/>
              </w:rPr>
              <w:t>Priority</w:t>
            </w:r>
          </w:p>
        </w:tc>
      </w:tr>
      <w:tr w:rsidR="004D005B" w:rsidRPr="002634A3" w14:paraId="58C2A6A8" w14:textId="77777777" w:rsidTr="008F259A">
        <w:tc>
          <w:tcPr>
            <w:tcW w:w="1150" w:type="dxa"/>
            <w:vMerge w:val="restart"/>
            <w:shd w:val="clear" w:color="auto" w:fill="FFFF00"/>
          </w:tcPr>
          <w:p w14:paraId="58C2A6A3" w14:textId="77777777" w:rsidR="004D005B" w:rsidRPr="002634A3" w:rsidRDefault="00B419CF" w:rsidP="009262C0">
            <w:pPr>
              <w:pStyle w:val="TableNormal1"/>
              <w:rPr>
                <w:rFonts w:asciiTheme="minorHAnsi" w:hAnsiTheme="minorHAnsi"/>
                <w:lang w:val="en-US"/>
              </w:rPr>
            </w:pPr>
            <w:r>
              <w:rPr>
                <w:rFonts w:asciiTheme="minorHAnsi" w:hAnsiTheme="minorHAnsi"/>
                <w:lang w:val="en-US"/>
              </w:rPr>
              <w:t>P</w:t>
            </w:r>
            <w:r w:rsidR="004D005B">
              <w:rPr>
                <w:rFonts w:asciiTheme="minorHAnsi" w:hAnsiTheme="minorHAnsi"/>
                <w:lang w:val="en-US"/>
              </w:rPr>
              <w:t>1</w:t>
            </w:r>
          </w:p>
        </w:tc>
        <w:tc>
          <w:tcPr>
            <w:tcW w:w="1389" w:type="dxa"/>
            <w:vMerge w:val="restart"/>
            <w:shd w:val="clear" w:color="auto" w:fill="FFFF00"/>
          </w:tcPr>
          <w:p w14:paraId="58C2A6A4"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Collect data</w:t>
            </w:r>
          </w:p>
        </w:tc>
        <w:tc>
          <w:tcPr>
            <w:tcW w:w="1683" w:type="dxa"/>
            <w:shd w:val="clear" w:color="auto" w:fill="FFFF00"/>
          </w:tcPr>
          <w:p w14:paraId="58C2A6A5"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FR1</w:t>
            </w:r>
          </w:p>
        </w:tc>
        <w:tc>
          <w:tcPr>
            <w:tcW w:w="4250" w:type="dxa"/>
            <w:shd w:val="clear" w:color="auto" w:fill="FFFF00"/>
          </w:tcPr>
          <w:p w14:paraId="58C2A6A6" w14:textId="77777777" w:rsidR="004D005B" w:rsidRPr="002634A3" w:rsidRDefault="00097E33" w:rsidP="00097E33">
            <w:pPr>
              <w:pStyle w:val="TableNormal1"/>
              <w:rPr>
                <w:rFonts w:asciiTheme="minorHAnsi" w:hAnsiTheme="minorHAnsi"/>
                <w:lang w:val="en-US"/>
              </w:rPr>
            </w:pPr>
            <w:r>
              <w:rPr>
                <w:rFonts w:asciiTheme="minorHAnsi" w:hAnsiTheme="minorHAnsi"/>
                <w:lang w:val="en-US"/>
              </w:rPr>
              <w:t>Database</w:t>
            </w:r>
            <w:r w:rsidR="004D005B">
              <w:rPr>
                <w:rFonts w:asciiTheme="minorHAnsi" w:hAnsiTheme="minorHAnsi"/>
                <w:lang w:val="en-US"/>
              </w:rPr>
              <w:t xml:space="preserve"> </w:t>
            </w:r>
          </w:p>
        </w:tc>
        <w:tc>
          <w:tcPr>
            <w:tcW w:w="1134" w:type="dxa"/>
            <w:shd w:val="clear" w:color="auto" w:fill="FFFF00"/>
          </w:tcPr>
          <w:p w14:paraId="58C2A6A7"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AE" w14:textId="77777777" w:rsidTr="008F259A">
        <w:tc>
          <w:tcPr>
            <w:tcW w:w="1150" w:type="dxa"/>
            <w:vMerge/>
            <w:shd w:val="clear" w:color="auto" w:fill="FFFF00"/>
          </w:tcPr>
          <w:p w14:paraId="58C2A6A9"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AA"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AB"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FR2</w:t>
            </w:r>
          </w:p>
        </w:tc>
        <w:tc>
          <w:tcPr>
            <w:tcW w:w="4250" w:type="dxa"/>
            <w:shd w:val="clear" w:color="auto" w:fill="FFFF00"/>
          </w:tcPr>
          <w:p w14:paraId="58C2A6AC" w14:textId="77777777" w:rsidR="004D005B" w:rsidRPr="002634A3" w:rsidRDefault="00AF514E" w:rsidP="00AF514E">
            <w:pPr>
              <w:pStyle w:val="TableNormal1"/>
              <w:rPr>
                <w:rFonts w:asciiTheme="minorHAnsi" w:hAnsiTheme="minorHAnsi"/>
                <w:lang w:val="en-US"/>
              </w:rPr>
            </w:pPr>
            <w:r>
              <w:rPr>
                <w:rFonts w:asciiTheme="minorHAnsi" w:hAnsiTheme="minorHAnsi"/>
                <w:lang w:val="en-US"/>
              </w:rPr>
              <w:t>Input files interface</w:t>
            </w:r>
          </w:p>
        </w:tc>
        <w:tc>
          <w:tcPr>
            <w:tcW w:w="1134" w:type="dxa"/>
            <w:shd w:val="clear" w:color="auto" w:fill="FFFF00"/>
          </w:tcPr>
          <w:p w14:paraId="58C2A6AD"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B4" w14:textId="77777777" w:rsidTr="008F259A">
        <w:tc>
          <w:tcPr>
            <w:tcW w:w="1150" w:type="dxa"/>
            <w:vMerge/>
            <w:shd w:val="clear" w:color="auto" w:fill="FFFF00"/>
          </w:tcPr>
          <w:p w14:paraId="58C2A6AF"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B0"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B1"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FR3</w:t>
            </w:r>
          </w:p>
        </w:tc>
        <w:tc>
          <w:tcPr>
            <w:tcW w:w="4250" w:type="dxa"/>
            <w:shd w:val="clear" w:color="auto" w:fill="FFFF00"/>
          </w:tcPr>
          <w:p w14:paraId="58C2A6B2" w14:textId="77777777" w:rsidR="004D005B" w:rsidRDefault="00304F6B" w:rsidP="00304F6B">
            <w:pPr>
              <w:pStyle w:val="TableNormal1"/>
              <w:rPr>
                <w:rFonts w:asciiTheme="minorHAnsi" w:hAnsiTheme="minorHAnsi"/>
                <w:lang w:val="en-US"/>
              </w:rPr>
            </w:pPr>
            <w:r>
              <w:rPr>
                <w:rFonts w:asciiTheme="minorHAnsi" w:hAnsiTheme="minorHAnsi"/>
                <w:lang w:val="en-US"/>
              </w:rPr>
              <w:t>L</w:t>
            </w:r>
            <w:r w:rsidR="004D005B">
              <w:rPr>
                <w:rFonts w:asciiTheme="minorHAnsi" w:hAnsiTheme="minorHAnsi"/>
                <w:lang w:val="en-US"/>
              </w:rPr>
              <w:t>oader application</w:t>
            </w:r>
          </w:p>
        </w:tc>
        <w:tc>
          <w:tcPr>
            <w:tcW w:w="1134" w:type="dxa"/>
            <w:shd w:val="clear" w:color="auto" w:fill="FFFF00"/>
          </w:tcPr>
          <w:p w14:paraId="58C2A6B3"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BA" w14:textId="77777777" w:rsidTr="008F259A">
        <w:tc>
          <w:tcPr>
            <w:tcW w:w="1150" w:type="dxa"/>
            <w:vMerge/>
            <w:shd w:val="clear" w:color="auto" w:fill="FFFF00"/>
          </w:tcPr>
          <w:p w14:paraId="58C2A6B5"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B6"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B7"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FR4</w:t>
            </w:r>
          </w:p>
        </w:tc>
        <w:tc>
          <w:tcPr>
            <w:tcW w:w="4250" w:type="dxa"/>
            <w:shd w:val="clear" w:color="auto" w:fill="FFFF00"/>
          </w:tcPr>
          <w:p w14:paraId="58C2A6B8" w14:textId="77777777" w:rsidR="004D005B" w:rsidRDefault="004D005B" w:rsidP="00BD7FB5">
            <w:pPr>
              <w:pStyle w:val="TableNormal1"/>
              <w:rPr>
                <w:rFonts w:asciiTheme="minorHAnsi" w:hAnsiTheme="minorHAnsi"/>
                <w:lang w:val="en-US"/>
              </w:rPr>
            </w:pPr>
            <w:r>
              <w:rPr>
                <w:rFonts w:asciiTheme="minorHAnsi" w:hAnsiTheme="minorHAnsi"/>
                <w:lang w:val="en-US"/>
              </w:rPr>
              <w:t>Data clean-up</w:t>
            </w:r>
          </w:p>
        </w:tc>
        <w:tc>
          <w:tcPr>
            <w:tcW w:w="1134" w:type="dxa"/>
            <w:shd w:val="clear" w:color="auto" w:fill="FFFF00"/>
          </w:tcPr>
          <w:p w14:paraId="58C2A6B9"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C0" w14:textId="77777777" w:rsidTr="008F259A">
        <w:tc>
          <w:tcPr>
            <w:tcW w:w="1150" w:type="dxa"/>
            <w:vMerge/>
            <w:shd w:val="clear" w:color="auto" w:fill="FFFF00"/>
          </w:tcPr>
          <w:p w14:paraId="58C2A6BB"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BC"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BD"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FR5</w:t>
            </w:r>
          </w:p>
        </w:tc>
        <w:tc>
          <w:tcPr>
            <w:tcW w:w="4250" w:type="dxa"/>
            <w:shd w:val="clear" w:color="auto" w:fill="FFFF00"/>
          </w:tcPr>
          <w:p w14:paraId="58C2A6BE" w14:textId="2BB88A68" w:rsidR="004D005B" w:rsidRDefault="004D005B" w:rsidP="00F71018">
            <w:pPr>
              <w:pStyle w:val="TableNormal1"/>
              <w:rPr>
                <w:rFonts w:asciiTheme="minorHAnsi" w:hAnsiTheme="minorHAnsi"/>
                <w:lang w:val="en-US"/>
              </w:rPr>
            </w:pPr>
            <w:r>
              <w:rPr>
                <w:rFonts w:asciiTheme="minorHAnsi" w:hAnsiTheme="minorHAnsi"/>
                <w:lang w:val="en-US"/>
              </w:rPr>
              <w:t>Logging</w:t>
            </w:r>
            <w:r w:rsidR="00F01F05">
              <w:rPr>
                <w:rFonts w:asciiTheme="minorHAnsi" w:hAnsiTheme="minorHAnsi"/>
                <w:lang w:val="en-US"/>
              </w:rPr>
              <w:t xml:space="preserve"> (bonus)</w:t>
            </w:r>
          </w:p>
        </w:tc>
        <w:tc>
          <w:tcPr>
            <w:tcW w:w="1134" w:type="dxa"/>
            <w:shd w:val="clear" w:color="auto" w:fill="FFFF00"/>
          </w:tcPr>
          <w:p w14:paraId="58C2A6BF"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2</w:t>
            </w:r>
          </w:p>
        </w:tc>
      </w:tr>
      <w:tr w:rsidR="004D005B" w:rsidRPr="002634A3" w14:paraId="58C2A6C6" w14:textId="77777777" w:rsidTr="008F259A">
        <w:tc>
          <w:tcPr>
            <w:tcW w:w="1150" w:type="dxa"/>
            <w:vMerge/>
            <w:shd w:val="clear" w:color="auto" w:fill="FFFF00"/>
          </w:tcPr>
          <w:p w14:paraId="58C2A6C1"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C2" w14:textId="77777777" w:rsidR="004D005B" w:rsidRDefault="004D005B" w:rsidP="009262C0">
            <w:pPr>
              <w:pStyle w:val="TableNormal1"/>
              <w:rPr>
                <w:rFonts w:asciiTheme="minorHAnsi" w:hAnsiTheme="minorHAnsi"/>
                <w:lang w:val="en-US"/>
              </w:rPr>
            </w:pPr>
          </w:p>
        </w:tc>
        <w:tc>
          <w:tcPr>
            <w:tcW w:w="1683" w:type="dxa"/>
            <w:shd w:val="clear" w:color="auto" w:fill="FFA566" w:themeFill="accent3" w:themeFillTint="99"/>
          </w:tcPr>
          <w:p w14:paraId="58C2A6C3"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FR6</w:t>
            </w:r>
          </w:p>
        </w:tc>
        <w:tc>
          <w:tcPr>
            <w:tcW w:w="4250" w:type="dxa"/>
            <w:shd w:val="clear" w:color="auto" w:fill="FFA566" w:themeFill="accent3" w:themeFillTint="99"/>
          </w:tcPr>
          <w:p w14:paraId="58C2A6C4" w14:textId="31D9738B" w:rsidR="004D005B" w:rsidRDefault="004D005B" w:rsidP="009A0090">
            <w:pPr>
              <w:pStyle w:val="TableNormal1"/>
              <w:rPr>
                <w:rFonts w:asciiTheme="minorHAnsi" w:hAnsiTheme="minorHAnsi"/>
                <w:lang w:val="en-US"/>
              </w:rPr>
            </w:pPr>
            <w:r>
              <w:rPr>
                <w:rFonts w:asciiTheme="minorHAnsi" w:hAnsiTheme="minorHAnsi"/>
                <w:lang w:val="en-US"/>
              </w:rPr>
              <w:t>Web application</w:t>
            </w:r>
            <w:r w:rsidR="00F01F05">
              <w:rPr>
                <w:rFonts w:asciiTheme="minorHAnsi" w:hAnsiTheme="minorHAnsi"/>
                <w:lang w:val="en-US"/>
              </w:rPr>
              <w:t xml:space="preserve"> (bonus)</w:t>
            </w:r>
          </w:p>
        </w:tc>
        <w:tc>
          <w:tcPr>
            <w:tcW w:w="1134" w:type="dxa"/>
            <w:shd w:val="clear" w:color="auto" w:fill="FFA566" w:themeFill="accent3" w:themeFillTint="99"/>
          </w:tcPr>
          <w:p w14:paraId="58C2A6C5"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3</w:t>
            </w:r>
          </w:p>
        </w:tc>
      </w:tr>
      <w:tr w:rsidR="004D005B" w:rsidRPr="002634A3" w14:paraId="58C2A6CC" w14:textId="77777777" w:rsidTr="008F259A">
        <w:tc>
          <w:tcPr>
            <w:tcW w:w="1150" w:type="dxa"/>
            <w:vMerge/>
            <w:shd w:val="clear" w:color="auto" w:fill="FFFF00"/>
          </w:tcPr>
          <w:p w14:paraId="58C2A6C7"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C8"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C9"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NFR1</w:t>
            </w:r>
          </w:p>
        </w:tc>
        <w:tc>
          <w:tcPr>
            <w:tcW w:w="4250" w:type="dxa"/>
            <w:shd w:val="clear" w:color="auto" w:fill="FFFF00"/>
          </w:tcPr>
          <w:p w14:paraId="58C2A6CA" w14:textId="77777777" w:rsidR="004D005B" w:rsidRPr="002634A3" w:rsidRDefault="000A25C5" w:rsidP="000A25C5">
            <w:pPr>
              <w:pStyle w:val="TableNormal1"/>
              <w:rPr>
                <w:rFonts w:asciiTheme="minorHAnsi" w:hAnsiTheme="minorHAnsi"/>
                <w:lang w:val="en-US"/>
              </w:rPr>
            </w:pPr>
            <w:r>
              <w:rPr>
                <w:rFonts w:asciiTheme="minorHAnsi" w:hAnsiTheme="minorHAnsi"/>
                <w:lang w:val="en-US"/>
              </w:rPr>
              <w:t>Performance</w:t>
            </w:r>
          </w:p>
        </w:tc>
        <w:tc>
          <w:tcPr>
            <w:tcW w:w="1134" w:type="dxa"/>
            <w:shd w:val="clear" w:color="auto" w:fill="FFFF00"/>
          </w:tcPr>
          <w:p w14:paraId="58C2A6CB"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D2" w14:textId="77777777" w:rsidTr="008F259A">
        <w:tc>
          <w:tcPr>
            <w:tcW w:w="1150" w:type="dxa"/>
            <w:vMerge/>
            <w:shd w:val="clear" w:color="auto" w:fill="FFFF00"/>
          </w:tcPr>
          <w:p w14:paraId="58C2A6CD"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CE"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CF" w14:textId="77777777" w:rsidR="004D005B" w:rsidRDefault="004D005B" w:rsidP="00B5455A">
            <w:pPr>
              <w:pStyle w:val="TableNormal1"/>
              <w:rPr>
                <w:rFonts w:asciiTheme="minorHAnsi" w:hAnsiTheme="minorHAnsi"/>
                <w:lang w:val="en-US"/>
              </w:rPr>
            </w:pPr>
            <w:r>
              <w:rPr>
                <w:rFonts w:asciiTheme="minorHAnsi" w:hAnsiTheme="minorHAnsi"/>
                <w:lang w:val="en-US"/>
              </w:rPr>
              <w:t>NFR2</w:t>
            </w:r>
          </w:p>
        </w:tc>
        <w:tc>
          <w:tcPr>
            <w:tcW w:w="4250" w:type="dxa"/>
            <w:shd w:val="clear" w:color="auto" w:fill="FFFF00"/>
          </w:tcPr>
          <w:p w14:paraId="58C2A6D0" w14:textId="77777777" w:rsidR="004D005B" w:rsidRDefault="00274B50" w:rsidP="00030DFE">
            <w:pPr>
              <w:pStyle w:val="TableNormal1"/>
              <w:rPr>
                <w:rFonts w:asciiTheme="minorHAnsi" w:hAnsiTheme="minorHAnsi"/>
                <w:lang w:val="en-US"/>
              </w:rPr>
            </w:pPr>
            <w:r>
              <w:rPr>
                <w:rFonts w:asciiTheme="minorHAnsi" w:hAnsiTheme="minorHAnsi"/>
                <w:lang w:val="en-US"/>
              </w:rPr>
              <w:t>Documentation</w:t>
            </w:r>
          </w:p>
        </w:tc>
        <w:tc>
          <w:tcPr>
            <w:tcW w:w="1134" w:type="dxa"/>
            <w:shd w:val="clear" w:color="auto" w:fill="FFFF00"/>
          </w:tcPr>
          <w:p w14:paraId="58C2A6D1"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D8" w14:textId="77777777" w:rsidTr="008F259A">
        <w:tc>
          <w:tcPr>
            <w:tcW w:w="1150" w:type="dxa"/>
            <w:vMerge/>
            <w:shd w:val="clear" w:color="auto" w:fill="FFFF00"/>
          </w:tcPr>
          <w:p w14:paraId="58C2A6D3"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D4" w14:textId="77777777" w:rsidR="004D005B" w:rsidRDefault="004D005B" w:rsidP="009262C0">
            <w:pPr>
              <w:pStyle w:val="TableNormal1"/>
              <w:rPr>
                <w:rFonts w:asciiTheme="minorHAnsi" w:hAnsiTheme="minorHAnsi"/>
                <w:lang w:val="en-US"/>
              </w:rPr>
            </w:pPr>
          </w:p>
        </w:tc>
        <w:tc>
          <w:tcPr>
            <w:tcW w:w="1683" w:type="dxa"/>
            <w:shd w:val="clear" w:color="auto" w:fill="FFC000"/>
          </w:tcPr>
          <w:p w14:paraId="58C2A6D5" w14:textId="77777777" w:rsidR="004D005B" w:rsidRDefault="004D005B" w:rsidP="00B5455A">
            <w:pPr>
              <w:pStyle w:val="TableNormal1"/>
              <w:rPr>
                <w:rFonts w:asciiTheme="minorHAnsi" w:hAnsiTheme="minorHAnsi"/>
                <w:lang w:val="en-US"/>
              </w:rPr>
            </w:pPr>
            <w:r>
              <w:rPr>
                <w:rFonts w:asciiTheme="minorHAnsi" w:hAnsiTheme="minorHAnsi"/>
                <w:lang w:val="en-US"/>
              </w:rPr>
              <w:t>NFR3</w:t>
            </w:r>
          </w:p>
        </w:tc>
        <w:tc>
          <w:tcPr>
            <w:tcW w:w="4250" w:type="dxa"/>
            <w:shd w:val="clear" w:color="auto" w:fill="FFC000"/>
          </w:tcPr>
          <w:p w14:paraId="58C2A6D6" w14:textId="6DDB17CC" w:rsidR="004D005B" w:rsidRDefault="009907E3" w:rsidP="00030DFE">
            <w:pPr>
              <w:pStyle w:val="TableNormal1"/>
              <w:rPr>
                <w:rFonts w:asciiTheme="minorHAnsi" w:hAnsiTheme="minorHAnsi"/>
                <w:lang w:val="en-US"/>
              </w:rPr>
            </w:pPr>
            <w:r>
              <w:rPr>
                <w:rFonts w:asciiTheme="minorHAnsi" w:hAnsiTheme="minorHAnsi"/>
                <w:lang w:val="en-US"/>
              </w:rPr>
              <w:t>Test</w:t>
            </w:r>
            <w:r w:rsidR="00F01F05">
              <w:rPr>
                <w:rFonts w:asciiTheme="minorHAnsi" w:hAnsiTheme="minorHAnsi"/>
                <w:lang w:val="en-US"/>
              </w:rPr>
              <w:t xml:space="preserve"> (bonus)</w:t>
            </w:r>
          </w:p>
        </w:tc>
        <w:tc>
          <w:tcPr>
            <w:tcW w:w="1134" w:type="dxa"/>
            <w:shd w:val="clear" w:color="auto" w:fill="FFC000"/>
          </w:tcPr>
          <w:p w14:paraId="58C2A6D7"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2</w:t>
            </w:r>
          </w:p>
        </w:tc>
      </w:tr>
      <w:tr w:rsidR="004D005B" w:rsidRPr="002634A3" w14:paraId="58C2A6DE" w14:textId="77777777" w:rsidTr="008F259A">
        <w:tc>
          <w:tcPr>
            <w:tcW w:w="1150" w:type="dxa"/>
            <w:vMerge/>
            <w:shd w:val="clear" w:color="auto" w:fill="FFFF00"/>
          </w:tcPr>
          <w:p w14:paraId="58C2A6D9"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DA" w14:textId="77777777" w:rsidR="004D005B" w:rsidRDefault="004D005B" w:rsidP="009262C0">
            <w:pPr>
              <w:pStyle w:val="TableNormal1"/>
              <w:rPr>
                <w:rFonts w:asciiTheme="minorHAnsi" w:hAnsiTheme="minorHAnsi"/>
                <w:lang w:val="en-US"/>
              </w:rPr>
            </w:pPr>
          </w:p>
        </w:tc>
        <w:tc>
          <w:tcPr>
            <w:tcW w:w="1683" w:type="dxa"/>
            <w:shd w:val="clear" w:color="auto" w:fill="FFFF00"/>
          </w:tcPr>
          <w:p w14:paraId="58C2A6DB" w14:textId="77777777" w:rsidR="004D005B" w:rsidRDefault="004D005B" w:rsidP="00B5455A">
            <w:pPr>
              <w:pStyle w:val="TableNormal1"/>
              <w:rPr>
                <w:rFonts w:asciiTheme="minorHAnsi" w:hAnsiTheme="minorHAnsi"/>
                <w:lang w:val="en-US"/>
              </w:rPr>
            </w:pPr>
            <w:r>
              <w:rPr>
                <w:rFonts w:asciiTheme="minorHAnsi" w:hAnsiTheme="minorHAnsi"/>
                <w:lang w:val="en-US"/>
              </w:rPr>
              <w:t>NFR4</w:t>
            </w:r>
          </w:p>
        </w:tc>
        <w:tc>
          <w:tcPr>
            <w:tcW w:w="4250" w:type="dxa"/>
            <w:shd w:val="clear" w:color="auto" w:fill="FFFF00"/>
          </w:tcPr>
          <w:p w14:paraId="58C2A6DC" w14:textId="77777777" w:rsidR="004D005B" w:rsidRDefault="00117248" w:rsidP="00117248">
            <w:pPr>
              <w:pStyle w:val="TableNormal1"/>
              <w:rPr>
                <w:rFonts w:asciiTheme="minorHAnsi" w:hAnsiTheme="minorHAnsi"/>
                <w:lang w:val="en-US"/>
              </w:rPr>
            </w:pPr>
            <w:r>
              <w:rPr>
                <w:rFonts w:asciiTheme="minorHAnsi" w:hAnsiTheme="minorHAnsi"/>
                <w:lang w:val="en-US"/>
              </w:rPr>
              <w:t>Source code repository</w:t>
            </w:r>
          </w:p>
        </w:tc>
        <w:tc>
          <w:tcPr>
            <w:tcW w:w="1134" w:type="dxa"/>
            <w:shd w:val="clear" w:color="auto" w:fill="FFFF00"/>
          </w:tcPr>
          <w:p w14:paraId="58C2A6DD"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1</w:t>
            </w:r>
          </w:p>
        </w:tc>
      </w:tr>
      <w:tr w:rsidR="004D005B" w:rsidRPr="002634A3" w14:paraId="58C2A6E4" w14:textId="77777777" w:rsidTr="008F259A">
        <w:tc>
          <w:tcPr>
            <w:tcW w:w="1150" w:type="dxa"/>
            <w:vMerge/>
            <w:shd w:val="clear" w:color="auto" w:fill="FFFF00"/>
          </w:tcPr>
          <w:p w14:paraId="58C2A6DF" w14:textId="77777777" w:rsidR="004D005B" w:rsidRDefault="004D005B" w:rsidP="009262C0">
            <w:pPr>
              <w:pStyle w:val="TableNormal1"/>
              <w:rPr>
                <w:rFonts w:asciiTheme="minorHAnsi" w:hAnsiTheme="minorHAnsi"/>
                <w:lang w:val="en-US"/>
              </w:rPr>
            </w:pPr>
          </w:p>
        </w:tc>
        <w:tc>
          <w:tcPr>
            <w:tcW w:w="1389" w:type="dxa"/>
            <w:vMerge/>
            <w:shd w:val="clear" w:color="auto" w:fill="FFFF00"/>
          </w:tcPr>
          <w:p w14:paraId="58C2A6E0" w14:textId="77777777" w:rsidR="004D005B" w:rsidRDefault="004D005B" w:rsidP="009262C0">
            <w:pPr>
              <w:pStyle w:val="TableNormal1"/>
              <w:rPr>
                <w:rFonts w:asciiTheme="minorHAnsi" w:hAnsiTheme="minorHAnsi"/>
                <w:lang w:val="en-US"/>
              </w:rPr>
            </w:pPr>
          </w:p>
        </w:tc>
        <w:tc>
          <w:tcPr>
            <w:tcW w:w="1683" w:type="dxa"/>
            <w:shd w:val="clear" w:color="auto" w:fill="FFC000"/>
          </w:tcPr>
          <w:p w14:paraId="58C2A6E1" w14:textId="77777777" w:rsidR="004D005B" w:rsidRDefault="004D005B" w:rsidP="00B5455A">
            <w:pPr>
              <w:pStyle w:val="TableNormal1"/>
              <w:rPr>
                <w:rFonts w:asciiTheme="minorHAnsi" w:hAnsiTheme="minorHAnsi"/>
                <w:lang w:val="en-US"/>
              </w:rPr>
            </w:pPr>
            <w:r>
              <w:rPr>
                <w:rFonts w:asciiTheme="minorHAnsi" w:hAnsiTheme="minorHAnsi"/>
                <w:lang w:val="en-US"/>
              </w:rPr>
              <w:t>NFR5</w:t>
            </w:r>
          </w:p>
        </w:tc>
        <w:tc>
          <w:tcPr>
            <w:tcW w:w="4250" w:type="dxa"/>
            <w:shd w:val="clear" w:color="auto" w:fill="FFC000"/>
          </w:tcPr>
          <w:p w14:paraId="58C2A6E2" w14:textId="77777777" w:rsidR="002F76A5" w:rsidRDefault="002F76A5" w:rsidP="00030DFE">
            <w:pPr>
              <w:pStyle w:val="TableNormal1"/>
              <w:rPr>
                <w:rFonts w:asciiTheme="minorHAnsi" w:hAnsiTheme="minorHAnsi"/>
                <w:lang w:val="en-US"/>
              </w:rPr>
            </w:pPr>
            <w:r>
              <w:rPr>
                <w:rFonts w:asciiTheme="minorHAnsi" w:hAnsiTheme="minorHAnsi"/>
                <w:lang w:val="en-US"/>
              </w:rPr>
              <w:t>Binary release packages</w:t>
            </w:r>
          </w:p>
        </w:tc>
        <w:tc>
          <w:tcPr>
            <w:tcW w:w="1134" w:type="dxa"/>
            <w:shd w:val="clear" w:color="auto" w:fill="FFC000"/>
          </w:tcPr>
          <w:p w14:paraId="58C2A6E3"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2</w:t>
            </w:r>
          </w:p>
        </w:tc>
      </w:tr>
      <w:tr w:rsidR="004D005B" w:rsidRPr="002634A3" w14:paraId="58C2A6EA" w14:textId="77777777" w:rsidTr="00C77BAF">
        <w:tc>
          <w:tcPr>
            <w:tcW w:w="1150" w:type="dxa"/>
            <w:vMerge w:val="restart"/>
          </w:tcPr>
          <w:p w14:paraId="58C2A6E5" w14:textId="77777777" w:rsidR="004D005B" w:rsidRPr="002634A3" w:rsidRDefault="00B419CF" w:rsidP="009262C0">
            <w:pPr>
              <w:pStyle w:val="TableNormal1"/>
              <w:rPr>
                <w:rFonts w:asciiTheme="minorHAnsi" w:hAnsiTheme="minorHAnsi"/>
                <w:lang w:val="en-US"/>
              </w:rPr>
            </w:pPr>
            <w:r>
              <w:rPr>
                <w:rFonts w:asciiTheme="minorHAnsi" w:hAnsiTheme="minorHAnsi"/>
                <w:lang w:val="en-US"/>
              </w:rPr>
              <w:t>P</w:t>
            </w:r>
            <w:r w:rsidR="004D005B">
              <w:rPr>
                <w:rFonts w:asciiTheme="minorHAnsi" w:hAnsiTheme="minorHAnsi"/>
                <w:lang w:val="en-US"/>
              </w:rPr>
              <w:t>2</w:t>
            </w:r>
          </w:p>
        </w:tc>
        <w:tc>
          <w:tcPr>
            <w:tcW w:w="1389" w:type="dxa"/>
            <w:vMerge w:val="restart"/>
          </w:tcPr>
          <w:p w14:paraId="58C2A6E6"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Calculate PD</w:t>
            </w:r>
          </w:p>
        </w:tc>
        <w:tc>
          <w:tcPr>
            <w:tcW w:w="1683" w:type="dxa"/>
          </w:tcPr>
          <w:p w14:paraId="58C2A6E7"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FR7</w:t>
            </w:r>
          </w:p>
        </w:tc>
        <w:tc>
          <w:tcPr>
            <w:tcW w:w="4250" w:type="dxa"/>
          </w:tcPr>
          <w:p w14:paraId="58C2A6E8" w14:textId="77777777" w:rsidR="004D005B" w:rsidRPr="002634A3" w:rsidRDefault="008854D8" w:rsidP="00B81E79">
            <w:pPr>
              <w:pStyle w:val="TableNormal1"/>
              <w:rPr>
                <w:rFonts w:asciiTheme="minorHAnsi" w:hAnsiTheme="minorHAnsi"/>
                <w:lang w:val="en-US"/>
              </w:rPr>
            </w:pPr>
            <w:r>
              <w:rPr>
                <w:rFonts w:asciiTheme="minorHAnsi" w:hAnsiTheme="minorHAnsi"/>
                <w:lang w:val="en-US"/>
              </w:rPr>
              <w:t>D</w:t>
            </w:r>
            <w:r w:rsidR="004D005B">
              <w:rPr>
                <w:rFonts w:asciiTheme="minorHAnsi" w:hAnsiTheme="minorHAnsi"/>
                <w:lang w:val="en-US"/>
              </w:rPr>
              <w:t>aily aggregation module</w:t>
            </w:r>
          </w:p>
        </w:tc>
        <w:tc>
          <w:tcPr>
            <w:tcW w:w="1134" w:type="dxa"/>
          </w:tcPr>
          <w:p w14:paraId="58C2A6E9"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4</w:t>
            </w:r>
          </w:p>
        </w:tc>
      </w:tr>
      <w:tr w:rsidR="004D005B" w:rsidRPr="002634A3" w14:paraId="58C2A6F0" w14:textId="77777777" w:rsidTr="00C77BAF">
        <w:tc>
          <w:tcPr>
            <w:tcW w:w="1150" w:type="dxa"/>
            <w:vMerge/>
          </w:tcPr>
          <w:p w14:paraId="58C2A6EB" w14:textId="77777777" w:rsidR="004D005B" w:rsidRDefault="004D005B" w:rsidP="009262C0">
            <w:pPr>
              <w:pStyle w:val="TableNormal1"/>
              <w:rPr>
                <w:rFonts w:asciiTheme="minorHAnsi" w:hAnsiTheme="minorHAnsi"/>
                <w:lang w:val="en-US"/>
              </w:rPr>
            </w:pPr>
          </w:p>
        </w:tc>
        <w:tc>
          <w:tcPr>
            <w:tcW w:w="1389" w:type="dxa"/>
            <w:vMerge/>
          </w:tcPr>
          <w:p w14:paraId="58C2A6EC" w14:textId="77777777" w:rsidR="004D005B" w:rsidRDefault="004D005B" w:rsidP="009262C0">
            <w:pPr>
              <w:pStyle w:val="TableNormal1"/>
              <w:rPr>
                <w:rFonts w:asciiTheme="minorHAnsi" w:hAnsiTheme="minorHAnsi"/>
                <w:lang w:val="en-US"/>
              </w:rPr>
            </w:pPr>
          </w:p>
        </w:tc>
        <w:tc>
          <w:tcPr>
            <w:tcW w:w="1683" w:type="dxa"/>
          </w:tcPr>
          <w:p w14:paraId="58C2A6ED" w14:textId="77777777" w:rsidR="004D005B" w:rsidRDefault="004D005B" w:rsidP="00B5455A">
            <w:pPr>
              <w:pStyle w:val="TableNormal1"/>
              <w:rPr>
                <w:rFonts w:asciiTheme="minorHAnsi" w:hAnsiTheme="minorHAnsi"/>
                <w:lang w:val="en-US"/>
              </w:rPr>
            </w:pPr>
            <w:r>
              <w:rPr>
                <w:rFonts w:asciiTheme="minorHAnsi" w:hAnsiTheme="minorHAnsi"/>
                <w:lang w:val="en-US"/>
              </w:rPr>
              <w:t>FR8</w:t>
            </w:r>
          </w:p>
        </w:tc>
        <w:tc>
          <w:tcPr>
            <w:tcW w:w="4250" w:type="dxa"/>
          </w:tcPr>
          <w:p w14:paraId="58C2A6EE" w14:textId="77777777" w:rsidR="004D005B" w:rsidRDefault="008854D8" w:rsidP="00B81E79">
            <w:pPr>
              <w:pStyle w:val="TableNormal1"/>
              <w:rPr>
                <w:rFonts w:asciiTheme="minorHAnsi" w:hAnsiTheme="minorHAnsi"/>
                <w:lang w:val="en-US"/>
              </w:rPr>
            </w:pPr>
            <w:r>
              <w:rPr>
                <w:rFonts w:asciiTheme="minorHAnsi" w:hAnsiTheme="minorHAnsi"/>
                <w:lang w:val="en-US"/>
              </w:rPr>
              <w:t>M</w:t>
            </w:r>
            <w:r w:rsidR="004D005B">
              <w:rPr>
                <w:rFonts w:asciiTheme="minorHAnsi" w:hAnsiTheme="minorHAnsi"/>
                <w:lang w:val="en-US"/>
              </w:rPr>
              <w:t>onthly aggregation module</w:t>
            </w:r>
          </w:p>
        </w:tc>
        <w:tc>
          <w:tcPr>
            <w:tcW w:w="1134" w:type="dxa"/>
          </w:tcPr>
          <w:p w14:paraId="58C2A6EF"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4</w:t>
            </w:r>
          </w:p>
        </w:tc>
      </w:tr>
      <w:tr w:rsidR="004D005B" w:rsidRPr="002634A3" w14:paraId="58C2A6F6" w14:textId="77777777" w:rsidTr="00C77BAF">
        <w:tc>
          <w:tcPr>
            <w:tcW w:w="1150" w:type="dxa"/>
            <w:vMerge/>
          </w:tcPr>
          <w:p w14:paraId="58C2A6F1" w14:textId="77777777" w:rsidR="004D005B" w:rsidRDefault="004D005B" w:rsidP="009262C0">
            <w:pPr>
              <w:pStyle w:val="TableNormal1"/>
              <w:rPr>
                <w:rFonts w:asciiTheme="minorHAnsi" w:hAnsiTheme="minorHAnsi"/>
                <w:lang w:val="en-US"/>
              </w:rPr>
            </w:pPr>
          </w:p>
        </w:tc>
        <w:tc>
          <w:tcPr>
            <w:tcW w:w="1389" w:type="dxa"/>
            <w:vMerge/>
          </w:tcPr>
          <w:p w14:paraId="58C2A6F2" w14:textId="77777777" w:rsidR="004D005B" w:rsidRDefault="004D005B" w:rsidP="009262C0">
            <w:pPr>
              <w:pStyle w:val="TableNormal1"/>
              <w:rPr>
                <w:rFonts w:asciiTheme="minorHAnsi" w:hAnsiTheme="minorHAnsi"/>
                <w:lang w:val="en-US"/>
              </w:rPr>
            </w:pPr>
          </w:p>
        </w:tc>
        <w:tc>
          <w:tcPr>
            <w:tcW w:w="1683" w:type="dxa"/>
          </w:tcPr>
          <w:p w14:paraId="58C2A6F3" w14:textId="77777777" w:rsidR="004D005B" w:rsidRDefault="004D005B" w:rsidP="00B5455A">
            <w:pPr>
              <w:pStyle w:val="TableNormal1"/>
              <w:rPr>
                <w:rFonts w:asciiTheme="minorHAnsi" w:hAnsiTheme="minorHAnsi"/>
                <w:lang w:val="en-US"/>
              </w:rPr>
            </w:pPr>
            <w:r>
              <w:rPr>
                <w:rFonts w:asciiTheme="minorHAnsi" w:hAnsiTheme="minorHAnsi"/>
                <w:lang w:val="en-US"/>
              </w:rPr>
              <w:t>FR9</w:t>
            </w:r>
          </w:p>
        </w:tc>
        <w:tc>
          <w:tcPr>
            <w:tcW w:w="4250" w:type="dxa"/>
          </w:tcPr>
          <w:p w14:paraId="58C2A6F4" w14:textId="77777777" w:rsidR="004D005B" w:rsidRDefault="008854D8" w:rsidP="00B81E79">
            <w:pPr>
              <w:pStyle w:val="TableNormal1"/>
              <w:rPr>
                <w:rFonts w:asciiTheme="minorHAnsi" w:hAnsiTheme="minorHAnsi"/>
                <w:lang w:val="en-US"/>
              </w:rPr>
            </w:pPr>
            <w:r>
              <w:rPr>
                <w:rFonts w:asciiTheme="minorHAnsi" w:hAnsiTheme="minorHAnsi"/>
                <w:lang w:val="en-US"/>
              </w:rPr>
              <w:t>P</w:t>
            </w:r>
            <w:r w:rsidR="004D005B">
              <w:rPr>
                <w:rFonts w:asciiTheme="minorHAnsi" w:hAnsiTheme="minorHAnsi"/>
                <w:lang w:val="en-US"/>
              </w:rPr>
              <w:t>d calculation module</w:t>
            </w:r>
          </w:p>
        </w:tc>
        <w:tc>
          <w:tcPr>
            <w:tcW w:w="1134" w:type="dxa"/>
          </w:tcPr>
          <w:p w14:paraId="58C2A6F5"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4</w:t>
            </w:r>
          </w:p>
        </w:tc>
      </w:tr>
      <w:tr w:rsidR="004D005B" w:rsidRPr="002634A3" w14:paraId="58C2A6FC" w14:textId="77777777" w:rsidTr="00C77BAF">
        <w:tc>
          <w:tcPr>
            <w:tcW w:w="1150" w:type="dxa"/>
            <w:vMerge/>
          </w:tcPr>
          <w:p w14:paraId="58C2A6F7" w14:textId="77777777" w:rsidR="004D005B" w:rsidRDefault="004D005B" w:rsidP="009262C0">
            <w:pPr>
              <w:pStyle w:val="TableNormal1"/>
              <w:rPr>
                <w:rFonts w:asciiTheme="minorHAnsi" w:hAnsiTheme="minorHAnsi"/>
                <w:lang w:val="en-US"/>
              </w:rPr>
            </w:pPr>
          </w:p>
        </w:tc>
        <w:tc>
          <w:tcPr>
            <w:tcW w:w="1389" w:type="dxa"/>
            <w:vMerge/>
          </w:tcPr>
          <w:p w14:paraId="58C2A6F8" w14:textId="77777777" w:rsidR="004D005B" w:rsidRDefault="004D005B" w:rsidP="009262C0">
            <w:pPr>
              <w:pStyle w:val="TableNormal1"/>
              <w:rPr>
                <w:rFonts w:asciiTheme="minorHAnsi" w:hAnsiTheme="minorHAnsi"/>
                <w:lang w:val="en-US"/>
              </w:rPr>
            </w:pPr>
          </w:p>
        </w:tc>
        <w:tc>
          <w:tcPr>
            <w:tcW w:w="1683" w:type="dxa"/>
          </w:tcPr>
          <w:p w14:paraId="58C2A6F9"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NFR6</w:t>
            </w:r>
          </w:p>
        </w:tc>
        <w:tc>
          <w:tcPr>
            <w:tcW w:w="4250" w:type="dxa"/>
          </w:tcPr>
          <w:p w14:paraId="58C2A6FA" w14:textId="77777777" w:rsidR="004D005B" w:rsidRPr="002634A3" w:rsidRDefault="004D005B" w:rsidP="0023132A">
            <w:pPr>
              <w:pStyle w:val="TableNormal1"/>
              <w:rPr>
                <w:rFonts w:asciiTheme="minorHAnsi" w:hAnsiTheme="minorHAnsi"/>
                <w:lang w:val="en-US"/>
              </w:rPr>
            </w:pPr>
            <w:r>
              <w:rPr>
                <w:rFonts w:asciiTheme="minorHAnsi" w:hAnsiTheme="minorHAnsi"/>
                <w:lang w:val="en-US"/>
              </w:rPr>
              <w:t>Performance</w:t>
            </w:r>
          </w:p>
        </w:tc>
        <w:tc>
          <w:tcPr>
            <w:tcW w:w="1134" w:type="dxa"/>
          </w:tcPr>
          <w:p w14:paraId="58C2A6FB"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4</w:t>
            </w:r>
          </w:p>
        </w:tc>
      </w:tr>
      <w:tr w:rsidR="004D005B" w:rsidRPr="002634A3" w14:paraId="58C2A702" w14:textId="77777777" w:rsidTr="00C77BAF">
        <w:tc>
          <w:tcPr>
            <w:tcW w:w="1150" w:type="dxa"/>
            <w:vMerge w:val="restart"/>
          </w:tcPr>
          <w:p w14:paraId="58C2A6FD" w14:textId="77777777" w:rsidR="004D005B" w:rsidRPr="002634A3" w:rsidRDefault="004D005B" w:rsidP="00B419CF">
            <w:pPr>
              <w:pStyle w:val="TableNormal1"/>
              <w:rPr>
                <w:rFonts w:asciiTheme="minorHAnsi" w:hAnsiTheme="minorHAnsi"/>
                <w:lang w:val="en-US"/>
              </w:rPr>
            </w:pPr>
            <w:r>
              <w:rPr>
                <w:rFonts w:asciiTheme="minorHAnsi" w:hAnsiTheme="minorHAnsi"/>
                <w:lang w:val="en-US"/>
              </w:rPr>
              <w:t>P3</w:t>
            </w:r>
          </w:p>
        </w:tc>
        <w:tc>
          <w:tcPr>
            <w:tcW w:w="1389" w:type="dxa"/>
            <w:vMerge w:val="restart"/>
          </w:tcPr>
          <w:p w14:paraId="58C2A6FE" w14:textId="77777777" w:rsidR="004D005B" w:rsidRPr="002634A3" w:rsidRDefault="004D005B" w:rsidP="009262C0">
            <w:pPr>
              <w:pStyle w:val="TableNormal1"/>
              <w:rPr>
                <w:rFonts w:asciiTheme="minorHAnsi" w:hAnsiTheme="minorHAnsi"/>
                <w:lang w:val="en-US"/>
              </w:rPr>
            </w:pPr>
            <w:r>
              <w:rPr>
                <w:rFonts w:asciiTheme="minorHAnsi" w:hAnsiTheme="minorHAnsi"/>
                <w:lang w:val="en-US"/>
              </w:rPr>
              <w:t>Distribute data  to downstream systems</w:t>
            </w:r>
          </w:p>
        </w:tc>
        <w:tc>
          <w:tcPr>
            <w:tcW w:w="1683" w:type="dxa"/>
          </w:tcPr>
          <w:p w14:paraId="58C2A6FF"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FR10</w:t>
            </w:r>
          </w:p>
        </w:tc>
        <w:tc>
          <w:tcPr>
            <w:tcW w:w="4250" w:type="dxa"/>
          </w:tcPr>
          <w:p w14:paraId="58C2A700" w14:textId="77777777" w:rsidR="004D005B" w:rsidRPr="002634A3" w:rsidRDefault="00710167" w:rsidP="009262C0">
            <w:pPr>
              <w:pStyle w:val="TableNormal1"/>
              <w:rPr>
                <w:rFonts w:asciiTheme="minorHAnsi" w:hAnsiTheme="minorHAnsi"/>
                <w:lang w:val="en-US"/>
              </w:rPr>
            </w:pPr>
            <w:r>
              <w:rPr>
                <w:rFonts w:asciiTheme="minorHAnsi" w:hAnsiTheme="minorHAnsi"/>
                <w:lang w:val="en-US"/>
              </w:rPr>
              <w:t>Integration options</w:t>
            </w:r>
          </w:p>
        </w:tc>
        <w:tc>
          <w:tcPr>
            <w:tcW w:w="1134" w:type="dxa"/>
          </w:tcPr>
          <w:p w14:paraId="58C2A701"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5</w:t>
            </w:r>
          </w:p>
        </w:tc>
      </w:tr>
      <w:tr w:rsidR="004D005B" w:rsidRPr="002634A3" w14:paraId="58C2A708" w14:textId="77777777" w:rsidTr="00C77BAF">
        <w:tc>
          <w:tcPr>
            <w:tcW w:w="1150" w:type="dxa"/>
            <w:vMerge/>
          </w:tcPr>
          <w:p w14:paraId="58C2A703" w14:textId="77777777" w:rsidR="004D005B" w:rsidRDefault="004D005B" w:rsidP="009262C0">
            <w:pPr>
              <w:pStyle w:val="TableNormal1"/>
              <w:rPr>
                <w:rFonts w:asciiTheme="minorHAnsi" w:hAnsiTheme="minorHAnsi"/>
                <w:lang w:val="en-US"/>
              </w:rPr>
            </w:pPr>
          </w:p>
        </w:tc>
        <w:tc>
          <w:tcPr>
            <w:tcW w:w="1389" w:type="dxa"/>
            <w:vMerge/>
          </w:tcPr>
          <w:p w14:paraId="58C2A704" w14:textId="77777777" w:rsidR="004D005B" w:rsidRDefault="004D005B" w:rsidP="009262C0">
            <w:pPr>
              <w:pStyle w:val="TableNormal1"/>
              <w:rPr>
                <w:rFonts w:asciiTheme="minorHAnsi" w:hAnsiTheme="minorHAnsi"/>
                <w:lang w:val="en-US"/>
              </w:rPr>
            </w:pPr>
          </w:p>
        </w:tc>
        <w:tc>
          <w:tcPr>
            <w:tcW w:w="1683" w:type="dxa"/>
          </w:tcPr>
          <w:p w14:paraId="58C2A705" w14:textId="77777777" w:rsidR="004D005B" w:rsidRPr="002634A3" w:rsidRDefault="004D005B" w:rsidP="00B5455A">
            <w:pPr>
              <w:pStyle w:val="TableNormal1"/>
              <w:rPr>
                <w:rFonts w:asciiTheme="minorHAnsi" w:hAnsiTheme="minorHAnsi"/>
                <w:lang w:val="en-US"/>
              </w:rPr>
            </w:pPr>
            <w:r>
              <w:rPr>
                <w:rFonts w:asciiTheme="minorHAnsi" w:hAnsiTheme="minorHAnsi"/>
                <w:lang w:val="en-US"/>
              </w:rPr>
              <w:t>NFR7</w:t>
            </w:r>
          </w:p>
        </w:tc>
        <w:tc>
          <w:tcPr>
            <w:tcW w:w="4250" w:type="dxa"/>
          </w:tcPr>
          <w:p w14:paraId="58C2A706" w14:textId="77777777" w:rsidR="004D005B" w:rsidRPr="002634A3" w:rsidRDefault="004D005B" w:rsidP="00B97349">
            <w:pPr>
              <w:pStyle w:val="TableNormal1"/>
              <w:rPr>
                <w:rFonts w:asciiTheme="minorHAnsi" w:hAnsiTheme="minorHAnsi"/>
                <w:lang w:val="en-US"/>
              </w:rPr>
            </w:pPr>
            <w:r>
              <w:rPr>
                <w:rFonts w:asciiTheme="minorHAnsi" w:hAnsiTheme="minorHAnsi"/>
                <w:lang w:val="en-US"/>
              </w:rPr>
              <w:t xml:space="preserve">Availability </w:t>
            </w:r>
          </w:p>
        </w:tc>
        <w:tc>
          <w:tcPr>
            <w:tcW w:w="1134" w:type="dxa"/>
          </w:tcPr>
          <w:p w14:paraId="58C2A707" w14:textId="77777777" w:rsidR="004D005B" w:rsidRPr="002634A3" w:rsidRDefault="00500BB6" w:rsidP="00500BB6">
            <w:pPr>
              <w:pStyle w:val="TableNormal1"/>
              <w:rPr>
                <w:rFonts w:asciiTheme="minorHAnsi" w:hAnsiTheme="minorHAnsi"/>
                <w:lang w:val="en-US"/>
              </w:rPr>
            </w:pPr>
            <w:r>
              <w:rPr>
                <w:rFonts w:asciiTheme="minorHAnsi" w:hAnsiTheme="minorHAnsi"/>
                <w:lang w:val="en-US"/>
              </w:rPr>
              <w:t>5</w:t>
            </w:r>
          </w:p>
        </w:tc>
      </w:tr>
    </w:tbl>
    <w:p w14:paraId="58C2A709" w14:textId="77777777" w:rsidR="00450550" w:rsidRDefault="00450550" w:rsidP="00450550">
      <w:pPr>
        <w:rPr>
          <w:rStyle w:val="EstiloLatinaCuerpo"/>
        </w:rPr>
      </w:pPr>
    </w:p>
    <w:p w14:paraId="58C2A70A" w14:textId="77777777" w:rsidR="000B5624" w:rsidRDefault="000B5624" w:rsidP="000B5624">
      <w:pPr>
        <w:pStyle w:val="Heading1"/>
      </w:pPr>
      <w:bookmarkStart w:id="167" w:name="_Toc443330089"/>
      <w:r>
        <w:lastRenderedPageBreak/>
        <w:t>Planning</w:t>
      </w:r>
      <w:bookmarkEnd w:id="167"/>
    </w:p>
    <w:p w14:paraId="58C2A70B" w14:textId="77777777" w:rsidR="000B5624" w:rsidRDefault="000B5624" w:rsidP="000B5624">
      <w:pPr>
        <w:pStyle w:val="BodyText"/>
      </w:pPr>
    </w:p>
    <w:p w14:paraId="58C2A70C" w14:textId="316EFFB3" w:rsidR="000B5624" w:rsidRDefault="00CA28E2" w:rsidP="00CA28E2">
      <w:pPr>
        <w:pStyle w:val="Heading2"/>
      </w:pPr>
      <w:bookmarkStart w:id="168" w:name="_Toc443330090"/>
      <w:r>
        <w:t>P1 – Collect data</w:t>
      </w:r>
      <w:bookmarkEnd w:id="168"/>
    </w:p>
    <w:p w14:paraId="58C2A70F" w14:textId="2F51A9D3" w:rsidR="00A2225B" w:rsidRDefault="00E014A3" w:rsidP="00A2225B">
      <w:pPr>
        <w:pStyle w:val="BodyText"/>
      </w:pPr>
      <w:r>
        <w:rPr>
          <w:noProof/>
          <w:lang w:val="cs-CZ" w:eastAsia="cs-CZ"/>
        </w:rPr>
        <mc:AlternateContent>
          <mc:Choice Requires="wpg">
            <w:drawing>
              <wp:anchor distT="0" distB="0" distL="114300" distR="114300" simplePos="0" relativeHeight="251658239" behindDoc="0" locked="0" layoutInCell="1" allowOverlap="1" wp14:anchorId="58C2A896" wp14:editId="1D3C11A5">
                <wp:simplePos x="0" y="0"/>
                <wp:positionH relativeFrom="column">
                  <wp:posOffset>48895</wp:posOffset>
                </wp:positionH>
                <wp:positionV relativeFrom="paragraph">
                  <wp:posOffset>120650</wp:posOffset>
                </wp:positionV>
                <wp:extent cx="6729095" cy="2625725"/>
                <wp:effectExtent l="57150" t="0" r="14605" b="98425"/>
                <wp:wrapNone/>
                <wp:docPr id="40" name="Group 40"/>
                <wp:cNvGraphicFramePr/>
                <a:graphic xmlns:a="http://schemas.openxmlformats.org/drawingml/2006/main">
                  <a:graphicData uri="http://schemas.microsoft.com/office/word/2010/wordprocessingGroup">
                    <wpg:wgp>
                      <wpg:cNvGrpSpPr/>
                      <wpg:grpSpPr>
                        <a:xfrm>
                          <a:off x="0" y="0"/>
                          <a:ext cx="6729095" cy="2625725"/>
                          <a:chOff x="0" y="0"/>
                          <a:chExt cx="6729228" cy="2626242"/>
                        </a:xfrm>
                      </wpg:grpSpPr>
                      <wps:wsp>
                        <wps:cNvPr id="2" name="Right Arrow 2"/>
                        <wps:cNvSpPr/>
                        <wps:spPr>
                          <a:xfrm>
                            <a:off x="0" y="1499191"/>
                            <a:ext cx="6325870" cy="1127051"/>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08345" y="680484"/>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4" w14:textId="77777777" w:rsidR="001F71A6" w:rsidRDefault="001F71A6" w:rsidP="00467FD3">
                              <w:pPr>
                                <w:jc w:val="center"/>
                              </w:pPr>
                              <w:r>
                                <w:t>FR1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935666" y="680484"/>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5" w14:textId="77777777" w:rsidR="001F71A6" w:rsidRDefault="001F71A6" w:rsidP="00467FD3">
                              <w:pPr>
                                <w:jc w:val="center"/>
                              </w:pPr>
                              <w:r>
                                <w:t>FR2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1573619" y="669851"/>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6" w14:textId="77777777" w:rsidR="001F71A6" w:rsidRDefault="001F71A6" w:rsidP="00467FD3">
                              <w:pPr>
                                <w:jc w:val="center"/>
                              </w:pPr>
                              <w:r>
                                <w:t>FR3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2200940" y="669851"/>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7" w14:textId="77777777" w:rsidR="001F71A6" w:rsidRDefault="001F71A6" w:rsidP="00467FD3">
                              <w:pPr>
                                <w:jc w:val="center"/>
                              </w:pPr>
                              <w:r>
                                <w:t>FR4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2998382" y="669851"/>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8" w14:textId="77777777" w:rsidR="001F71A6" w:rsidRDefault="001F71A6" w:rsidP="00467FD3">
                              <w:pPr>
                                <w:jc w:val="center"/>
                              </w:pPr>
                              <w:r>
                                <w:t>FR5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3636335" y="669851"/>
                            <a:ext cx="71120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9" w14:textId="77777777" w:rsidR="001F71A6" w:rsidRDefault="001F71A6" w:rsidP="00467FD3">
                              <w:pPr>
                                <w:jc w:val="center"/>
                              </w:pPr>
                              <w:r>
                                <w:t>NFR1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4455042" y="669851"/>
                            <a:ext cx="71120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A" w14:textId="77777777" w:rsidR="001F71A6" w:rsidRDefault="001F71A6" w:rsidP="00467FD3">
                              <w:pPr>
                                <w:jc w:val="center"/>
                              </w:pPr>
                              <w:r>
                                <w:t>NFR2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6018028" y="680484"/>
                            <a:ext cx="71120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B" w14:textId="77777777" w:rsidR="001F71A6" w:rsidRDefault="001F71A6" w:rsidP="00467FD3">
                              <w:pPr>
                                <w:jc w:val="center"/>
                              </w:pPr>
                              <w:r>
                                <w:t>NFR3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308345" y="1233377"/>
                            <a:ext cx="71120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C" w14:textId="77777777" w:rsidR="001F71A6" w:rsidRDefault="001F71A6" w:rsidP="00467FD3">
                              <w:pPr>
                                <w:jc w:val="center"/>
                              </w:pPr>
                              <w:r>
                                <w:t>NFR4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5231219" y="669851"/>
                            <a:ext cx="71120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D" w14:textId="77777777" w:rsidR="001F71A6" w:rsidRDefault="001F71A6" w:rsidP="00467FD3">
                              <w:pPr>
                                <w:jc w:val="center"/>
                              </w:pPr>
                              <w:r>
                                <w:t>NFR5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2998382" y="1233377"/>
                            <a:ext cx="552450" cy="467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E" w14:textId="77777777" w:rsidR="001F71A6" w:rsidRDefault="001F71A6" w:rsidP="00C421E8">
                              <w:pPr>
                                <w:jc w:val="center"/>
                              </w:pPr>
                              <w:r>
                                <w:t>FR6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308345" y="0"/>
                            <a:ext cx="2445045" cy="57368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2A90F" w14:textId="77777777" w:rsidR="001F71A6" w:rsidRDefault="001F71A6" w:rsidP="006B5799">
                              <w:pPr>
                                <w:jc w:val="center"/>
                              </w:pPr>
                              <w:r>
                                <w:t>Development environment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C2A896" id="Group 40" o:spid="_x0000_s1026" style="position:absolute;margin-left:3.85pt;margin-top:9.5pt;width:529.85pt;height:206.75pt;z-index:251658239" coordsize="67292,2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7" type="#_x0000_t13" style="position:absolute;top:14991;width:63258;height:1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" adj="19676" fillcolor="#51585c [1641]" strokecolor="#9ba3a7 [3049]">
                  <v:fill color2="#99a1a6 [3017]" rotate="t" angle="180" colors="0 #787f83;52429f #9ea7ac;1 #9fa8ad" focus="100%" type="gradient">
                    <o:fill v:ext="view" type="gradientUnscaled"/>
                  </v:fill>
                  <v:shadow on="t" color="black" opacity="22937f" origin=",.5" offset="0,.63889mm"/>
                </v:shape>
                <v:roundrect id="Rounded Rectangle 5" o:spid="_x0000_s1028" style="position:absolute;left:3083;top:6804;width:5524;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" fillcolor="#e31937 [3204]" strokecolor="#700c1b [1604]" strokeweight="2pt">
                  <v:textbox>
                    <w:txbxContent>
                      <w:p w14:paraId="58C2A904" w14:textId="77777777" w:rsidR="001F71A6" w:rsidRDefault="001F71A6" w:rsidP="00467FD3">
                        <w:pPr>
                          <w:jc w:val="center"/>
                        </w:pPr>
                        <w:r>
                          <w:t>FR1</w:t>
                        </w:r>
                      </w:p>
                    </w:txbxContent>
                  </v:textbox>
                </v:roundrect>
                <v:roundrect id="Rounded Rectangle 13" o:spid="_x0000_s1029" style="position:absolute;left:9356;top:6804;width:5525;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" fillcolor="#e31937 [3204]" strokecolor="#700c1b [1604]" strokeweight="2pt">
                  <v:textbox>
                    <w:txbxContent>
                      <w:p w14:paraId="58C2A905" w14:textId="77777777" w:rsidR="001F71A6" w:rsidRDefault="001F71A6" w:rsidP="00467FD3">
                        <w:pPr>
                          <w:jc w:val="center"/>
                        </w:pPr>
                        <w:r>
                          <w:t>FR2</w:t>
                        </w:r>
                      </w:p>
                    </w:txbxContent>
                  </v:textbox>
                </v:roundrect>
                <v:roundrect id="Rounded Rectangle 15" o:spid="_x0000_s1030" style="position:absolute;left:15736;top:6698;width:5524;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" fillcolor="#e31937 [3204]" strokecolor="#700c1b [1604]" strokeweight="2pt">
                  <v:textbox>
                    <w:txbxContent>
                      <w:p w14:paraId="58C2A906" w14:textId="77777777" w:rsidR="001F71A6" w:rsidRDefault="001F71A6" w:rsidP="00467FD3">
                        <w:pPr>
                          <w:jc w:val="center"/>
                        </w:pPr>
                        <w:r>
                          <w:t>FR3</w:t>
                        </w:r>
                      </w:p>
                    </w:txbxContent>
                  </v:textbox>
                </v:roundrect>
                <v:roundrect id="Rounded Rectangle 16" o:spid="_x0000_s1031" style="position:absolute;left:22009;top:6698;width:5524;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" fillcolor="#e31937 [3204]" strokecolor="#700c1b [1604]" strokeweight="2pt">
                  <v:textbox>
                    <w:txbxContent>
                      <w:p w14:paraId="58C2A907" w14:textId="77777777" w:rsidR="001F71A6" w:rsidRDefault="001F71A6" w:rsidP="00467FD3">
                        <w:pPr>
                          <w:jc w:val="center"/>
                        </w:pPr>
                        <w:r>
                          <w:t>FR4</w:t>
                        </w:r>
                      </w:p>
                    </w:txbxContent>
                  </v:textbox>
                </v:roundrect>
                <v:roundrect id="Rounded Rectangle 17" o:spid="_x0000_s1032" style="position:absolute;left:29983;top:6698;width:5525;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" fillcolor="#e31937 [3204]" strokecolor="#700c1b [1604]" strokeweight="2pt">
                  <v:textbox>
                    <w:txbxContent>
                      <w:p w14:paraId="58C2A908" w14:textId="77777777" w:rsidR="001F71A6" w:rsidRDefault="001F71A6" w:rsidP="00467FD3">
                        <w:pPr>
                          <w:jc w:val="center"/>
                        </w:pPr>
                        <w:r>
                          <w:t>FR5</w:t>
                        </w:r>
                      </w:p>
                    </w:txbxContent>
                  </v:textbox>
                </v:roundrect>
                <v:roundrect id="Rounded Rectangle 18" o:spid="_x0000_s1033" style="position:absolute;left:36363;top:6698;width:7112;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e31937 [3204]" strokecolor="#700c1b [1604]" strokeweight="2pt">
                  <v:textbox>
                    <w:txbxContent>
                      <w:p w14:paraId="58C2A909" w14:textId="77777777" w:rsidR="001F71A6" w:rsidRDefault="001F71A6" w:rsidP="00467FD3">
                        <w:pPr>
                          <w:jc w:val="center"/>
                        </w:pPr>
                        <w:r>
                          <w:t>NFR1</w:t>
                        </w:r>
                      </w:p>
                    </w:txbxContent>
                  </v:textbox>
                </v:roundrect>
                <v:roundrect id="Rounded Rectangle 29" o:spid="_x0000_s1034" style="position:absolute;left:44550;top:6698;width:7112;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" fillcolor="#e31937 [3204]" strokecolor="#700c1b [1604]" strokeweight="2pt">
                  <v:textbox>
                    <w:txbxContent>
                      <w:p w14:paraId="58C2A90A" w14:textId="77777777" w:rsidR="001F71A6" w:rsidRDefault="001F71A6" w:rsidP="00467FD3">
                        <w:pPr>
                          <w:jc w:val="center"/>
                        </w:pPr>
                        <w:r>
                          <w:t>NFR2</w:t>
                        </w:r>
                      </w:p>
                    </w:txbxContent>
                  </v:textbox>
                </v:roundrect>
                <v:roundrect id="Rounded Rectangle 31" o:spid="_x0000_s1035" style="position:absolute;left:60180;top:6804;width:7112;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" fillcolor="#e31937 [3204]" strokecolor="#700c1b [1604]" strokeweight="2pt">
                  <v:textbox>
                    <w:txbxContent>
                      <w:p w14:paraId="58C2A90B" w14:textId="77777777" w:rsidR="001F71A6" w:rsidRDefault="001F71A6" w:rsidP="00467FD3">
                        <w:pPr>
                          <w:jc w:val="center"/>
                        </w:pPr>
                        <w:r>
                          <w:t>NFR3</w:t>
                        </w:r>
                      </w:p>
                    </w:txbxContent>
                  </v:textbox>
                </v:roundrect>
                <v:roundrect id="Rounded Rectangle 32" o:spid="_x0000_s1036" style="position:absolute;left:3083;top:12333;width:7112;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" fillcolor="#e31937 [3204]" strokecolor="#700c1b [1604]" strokeweight="2pt">
                  <v:textbox>
                    <w:txbxContent>
                      <w:p w14:paraId="58C2A90C" w14:textId="77777777" w:rsidR="001F71A6" w:rsidRDefault="001F71A6" w:rsidP="00467FD3">
                        <w:pPr>
                          <w:jc w:val="center"/>
                        </w:pPr>
                        <w:r>
                          <w:t>NFR4</w:t>
                        </w:r>
                      </w:p>
                    </w:txbxContent>
                  </v:textbox>
                </v:roundrect>
                <v:roundrect id="Rounded Rectangle 33" o:spid="_x0000_s1037" style="position:absolute;left:52312;top:6698;width:7112;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" fillcolor="#e31937 [3204]" strokecolor="#700c1b [1604]" strokeweight="2pt">
                  <v:textbox>
                    <w:txbxContent>
                      <w:p w14:paraId="58C2A90D" w14:textId="77777777" w:rsidR="001F71A6" w:rsidRDefault="001F71A6" w:rsidP="00467FD3">
                        <w:pPr>
                          <w:jc w:val="center"/>
                        </w:pPr>
                        <w:r>
                          <w:t>NFR5</w:t>
                        </w:r>
                      </w:p>
                    </w:txbxContent>
                  </v:textbox>
                </v:roundrect>
                <v:roundrect id="Rounded Rectangle 38" o:spid="_x0000_s1038" style="position:absolute;left:29983;top:12333;width:5525;height:4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" fillcolor="#e31937 [3204]" strokecolor="#700c1b [1604]" strokeweight="2pt">
                  <v:textbox>
                    <w:txbxContent>
                      <w:p w14:paraId="58C2A90E" w14:textId="77777777" w:rsidR="001F71A6" w:rsidRDefault="001F71A6" w:rsidP="00C421E8">
                        <w:pPr>
                          <w:jc w:val="center"/>
                        </w:pPr>
                        <w:r>
                          <w:t>FR6</w:t>
                        </w:r>
                      </w:p>
                    </w:txbxContent>
                  </v:textbox>
                </v:roundrect>
                <v:roundrect id="Rounded Rectangle 39" o:spid="_x0000_s1039" style="position:absolute;left:3083;width:24450;height:5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e31937 [3204]" strokecolor="#700c1b [1604]" strokeweight="2pt">
                  <v:textbox>
                    <w:txbxContent>
                      <w:p w14:paraId="58C2A90F" w14:textId="77777777" w:rsidR="001F71A6" w:rsidRDefault="001F71A6" w:rsidP="006B5799">
                        <w:pPr>
                          <w:jc w:val="center"/>
                        </w:pPr>
                        <w:r>
                          <w:t>Development environment setup</w:t>
                        </w:r>
                      </w:p>
                    </w:txbxContent>
                  </v:textbox>
                </v:roundrect>
              </v:group>
            </w:pict>
          </mc:Fallback>
        </mc:AlternateContent>
      </w:r>
    </w:p>
    <w:p w14:paraId="58C2A710" w14:textId="74AC2A79" w:rsidR="00A2225B" w:rsidRDefault="00A2225B" w:rsidP="00A2225B">
      <w:pPr>
        <w:pStyle w:val="BodyText"/>
      </w:pPr>
    </w:p>
    <w:p w14:paraId="58C2A711" w14:textId="77777777" w:rsidR="00A2225B" w:rsidRDefault="00A2225B" w:rsidP="00A2225B">
      <w:pPr>
        <w:pStyle w:val="BodyText"/>
      </w:pPr>
    </w:p>
    <w:p w14:paraId="58C2A712" w14:textId="77777777" w:rsidR="00A2225B" w:rsidRDefault="00A2225B" w:rsidP="00A2225B">
      <w:pPr>
        <w:pStyle w:val="BodyText"/>
      </w:pPr>
    </w:p>
    <w:p w14:paraId="58C2A713" w14:textId="77777777" w:rsidR="00A2225B" w:rsidRDefault="00A2225B" w:rsidP="00A2225B">
      <w:pPr>
        <w:pStyle w:val="BodyText"/>
      </w:pPr>
    </w:p>
    <w:p w14:paraId="58C2A714" w14:textId="77777777" w:rsidR="00A2225B" w:rsidRDefault="00A2225B" w:rsidP="00A2225B">
      <w:pPr>
        <w:pStyle w:val="BodyText"/>
      </w:pPr>
    </w:p>
    <w:p w14:paraId="58C2A715" w14:textId="77777777" w:rsidR="00A2225B" w:rsidRDefault="00A2225B" w:rsidP="00A2225B">
      <w:pPr>
        <w:pStyle w:val="BodyText"/>
      </w:pPr>
    </w:p>
    <w:p w14:paraId="58C2A716" w14:textId="6AECE20F" w:rsidR="00A2225B" w:rsidRDefault="00E014A3" w:rsidP="00A2225B">
      <w:pPr>
        <w:pStyle w:val="BodyText"/>
      </w:pPr>
      <w:r>
        <w:rPr>
          <w:noProof/>
          <w:lang w:val="cs-CZ" w:eastAsia="cs-CZ"/>
        </w:rPr>
        <mc:AlternateContent>
          <mc:Choice Requires="wps">
            <w:drawing>
              <wp:anchor distT="0" distB="0" distL="114300" distR="114300" simplePos="0" relativeHeight="251661312" behindDoc="0" locked="0" layoutInCell="1" allowOverlap="1" wp14:anchorId="58C2A89A" wp14:editId="4351DDD5">
                <wp:simplePos x="0" y="0"/>
                <wp:positionH relativeFrom="column">
                  <wp:posOffset>242570</wp:posOffset>
                </wp:positionH>
                <wp:positionV relativeFrom="paragraph">
                  <wp:posOffset>134620</wp:posOffset>
                </wp:positionV>
                <wp:extent cx="5467350" cy="414655"/>
                <wp:effectExtent l="57150" t="38100" r="76200" b="99695"/>
                <wp:wrapNone/>
                <wp:docPr id="3" name="Rounded Rectangle 3"/>
                <wp:cNvGraphicFramePr/>
                <a:graphic xmlns:a="http://schemas.openxmlformats.org/drawingml/2006/main">
                  <a:graphicData uri="http://schemas.microsoft.com/office/word/2010/wordprocessingShape">
                    <wps:wsp>
                      <wps:cNvSpPr/>
                      <wps:spPr>
                        <a:xfrm>
                          <a:off x="0" y="0"/>
                          <a:ext cx="5467350" cy="41465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8C2A911" w14:textId="5908A88A" w:rsidR="001F71A6" w:rsidRDefault="001F71A6" w:rsidP="004063AC">
                            <w:pPr>
                              <w:jc w:val="center"/>
                            </w:pPr>
                            <w:r>
                              <w:t>Dates: 1.10.2018 – 14.10.2018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C2A89A" id="Rounded Rectangle 3" o:spid="_x0000_s1040" style="position:absolute;margin-left:19.1pt;margin-top:10.6pt;width:430.5pt;height:32.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" fillcolor="#ffd279 [1624]" strokecolor="#e59800 [3048]">
                <v:fill color2="#fff1d7 [504]" rotate="t" angle="180" colors="0 #ffd17e;22938f #ffdda5;1 #fff1da" focus="100%" type="gradient"/>
                <v:shadow on="t" color="black" opacity="24903f" origin=",.5" offset="0,.55556mm"/>
                <v:textbox>
                  <w:txbxContent>
                    <w:p w14:paraId="58C2A911" w14:textId="5908A88A" w:rsidR="001F71A6" w:rsidRDefault="001F71A6" w:rsidP="004063AC">
                      <w:pPr>
                        <w:jc w:val="center"/>
                      </w:pPr>
                      <w:r>
                        <w:t>Dates: 1.10.2018 – 14.10.2018</w:t>
                      </w:r>
                    </w:p>
                  </w:txbxContent>
                </v:textbox>
              </v:roundrect>
            </w:pict>
          </mc:Fallback>
        </mc:AlternateContent>
      </w:r>
    </w:p>
    <w:p w14:paraId="58C2A717" w14:textId="77777777" w:rsidR="00A2225B" w:rsidRDefault="00A2225B" w:rsidP="00A2225B">
      <w:pPr>
        <w:pStyle w:val="BodyText"/>
      </w:pPr>
    </w:p>
    <w:p w14:paraId="58C2A718" w14:textId="77777777" w:rsidR="00A2225B" w:rsidRDefault="00A2225B" w:rsidP="00A2225B">
      <w:pPr>
        <w:pStyle w:val="BodyText"/>
      </w:pPr>
    </w:p>
    <w:p w14:paraId="58C2A719" w14:textId="77777777" w:rsidR="00A2225B" w:rsidRDefault="00A2225B" w:rsidP="00A2225B">
      <w:pPr>
        <w:pStyle w:val="BodyText"/>
      </w:pPr>
    </w:p>
    <w:p w14:paraId="57556146" w14:textId="77777777" w:rsidR="00E014A3" w:rsidRDefault="00E014A3" w:rsidP="00A2225B">
      <w:pPr>
        <w:pStyle w:val="BodyText"/>
      </w:pPr>
    </w:p>
    <w:p w14:paraId="0181A9DA" w14:textId="77777777" w:rsidR="00E014A3" w:rsidRDefault="00E014A3" w:rsidP="00A2225B">
      <w:pPr>
        <w:pStyle w:val="BodyText"/>
      </w:pPr>
    </w:p>
    <w:p w14:paraId="665DC77E" w14:textId="77777777" w:rsidR="00E014A3" w:rsidRDefault="00E014A3" w:rsidP="00A2225B">
      <w:pPr>
        <w:pStyle w:val="BodyText"/>
      </w:pPr>
    </w:p>
    <w:p w14:paraId="58C2A71A" w14:textId="271DB636" w:rsidR="00A2225B" w:rsidRPr="00A2225B" w:rsidRDefault="00A2225B" w:rsidP="00A2225B">
      <w:pPr>
        <w:pStyle w:val="BodyText"/>
        <w:pBdr>
          <w:top w:val="single" w:sz="4" w:space="1" w:color="auto"/>
          <w:left w:val="single" w:sz="4" w:space="4" w:color="auto"/>
          <w:bottom w:val="single" w:sz="4" w:space="1" w:color="auto"/>
          <w:right w:val="single" w:sz="4" w:space="4" w:color="auto"/>
        </w:pBdr>
        <w:shd w:val="clear" w:color="auto" w:fill="FFFF00"/>
      </w:pPr>
      <w:r>
        <w:t xml:space="preserve">In case you cannot follow the original plan, and you feel you cannot make the deadline, please contact </w:t>
      </w:r>
      <w:r w:rsidR="00C2016B">
        <w:t>the assigned coach</w:t>
      </w:r>
      <w:r>
        <w:t>.</w:t>
      </w:r>
    </w:p>
    <w:p w14:paraId="58C2A71B" w14:textId="77777777" w:rsidR="00450550" w:rsidRDefault="00083E35" w:rsidP="00DB5768">
      <w:pPr>
        <w:pStyle w:val="Heading1"/>
        <w:numPr>
          <w:ilvl w:val="0"/>
          <w:numId w:val="0"/>
        </w:numPr>
        <w:ind w:left="851"/>
      </w:pPr>
      <w:bookmarkStart w:id="169" w:name="_Toc443330091"/>
      <w:bookmarkStart w:id="170" w:name="_Toc367871494"/>
      <w:r>
        <w:rPr>
          <w:noProof/>
          <w:lang w:val="cs-CZ" w:eastAsia="cs-CZ"/>
        </w:rPr>
        <w:lastRenderedPageBreak/>
        <w:drawing>
          <wp:anchor distT="0" distB="0" distL="114300" distR="114300" simplePos="0" relativeHeight="251659264" behindDoc="1" locked="0" layoutInCell="1" allowOverlap="1" wp14:anchorId="58C2A89C" wp14:editId="58C2A89D">
            <wp:simplePos x="0" y="0"/>
            <wp:positionH relativeFrom="column">
              <wp:posOffset>152193</wp:posOffset>
            </wp:positionH>
            <wp:positionV relativeFrom="page">
              <wp:posOffset>1350334</wp:posOffset>
            </wp:positionV>
            <wp:extent cx="5982376" cy="7878725"/>
            <wp:effectExtent l="0" t="0" r="0" b="8255"/>
            <wp:wrapNone/>
            <wp:docPr id="9"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37"/>
                    <a:stretch>
                      <a:fillRect/>
                    </a:stretch>
                  </pic:blipFill>
                  <pic:spPr>
                    <a:xfrm>
                      <a:off x="0" y="0"/>
                      <a:ext cx="5985510" cy="7882853"/>
                    </a:xfrm>
                    <a:prstGeom prst="rect">
                      <a:avLst/>
                    </a:prstGeom>
                  </pic:spPr>
                </pic:pic>
              </a:graphicData>
            </a:graphic>
            <wp14:sizeRelV relativeFrom="margin">
              <wp14:pctHeight>0</wp14:pctHeight>
            </wp14:sizeRelV>
          </wp:anchor>
        </w:drawing>
      </w:r>
      <w:bookmarkEnd w:id="169"/>
    </w:p>
    <w:bookmarkEnd w:id="4"/>
    <w:bookmarkEnd w:id="170"/>
    <w:p w14:paraId="58C2A71C" w14:textId="77777777" w:rsidR="00C22F8B" w:rsidRPr="0056117A" w:rsidRDefault="00933AE2" w:rsidP="000A1CD0">
      <w:pPr>
        <w:pStyle w:val="GenericTitle"/>
        <w:tabs>
          <w:tab w:val="left" w:pos="502"/>
          <w:tab w:val="left" w:pos="567"/>
          <w:tab w:val="right" w:pos="3261"/>
        </w:tabs>
        <w:spacing w:before="4320"/>
        <w:rPr>
          <w:sz w:val="48"/>
          <w:lang w:eastAsia="fr-CA"/>
        </w:rPr>
      </w:pPr>
      <w:r>
        <w:rPr>
          <w:sz w:val="48"/>
          <w:lang w:eastAsia="fr-CA"/>
        </w:rPr>
        <w:tab/>
      </w:r>
      <w:r w:rsidR="000A1CD0">
        <w:rPr>
          <w:sz w:val="48"/>
          <w:lang w:eastAsia="fr-CA"/>
        </w:rPr>
        <w:tab/>
      </w:r>
      <w:r>
        <w:rPr>
          <w:sz w:val="48"/>
          <w:lang w:eastAsia="fr-CA"/>
        </w:rPr>
        <w:tab/>
      </w:r>
      <w:r w:rsidR="00083E35">
        <w:rPr>
          <w:sz w:val="48"/>
          <w:lang w:eastAsia="fr-CA"/>
        </w:rPr>
        <w:t>A</w:t>
      </w:r>
      <w:r w:rsidR="00C22F8B" w:rsidRPr="0056117A">
        <w:rPr>
          <w:sz w:val="48"/>
          <w:lang w:eastAsia="fr-CA"/>
        </w:rPr>
        <w:t>PPENDICES</w:t>
      </w:r>
    </w:p>
    <w:p w14:paraId="58C2A71D" w14:textId="77777777" w:rsidR="007D6810" w:rsidRDefault="006244DD">
      <w:pPr>
        <w:rPr>
          <w:lang w:eastAsia="fr-CA"/>
        </w:rPr>
        <w:sectPr w:rsidR="007D6810" w:rsidSect="00117017">
          <w:headerReference w:type="first" r:id="rId38"/>
          <w:footerReference w:type="first" r:id="rId39"/>
          <w:pgSz w:w="12242" w:h="15842" w:code="119"/>
          <w:pgMar w:top="720" w:right="1185" w:bottom="720" w:left="1418" w:header="720" w:footer="720" w:gutter="0"/>
          <w:cols w:space="708"/>
          <w:titlePg/>
          <w:docGrid w:linePitch="360"/>
        </w:sectPr>
      </w:pPr>
      <w:r w:rsidRPr="00FE7C46">
        <w:rPr>
          <w:lang w:eastAsia="fr-CA"/>
        </w:rPr>
        <w:br w:type="page"/>
      </w:r>
    </w:p>
    <w:p w14:paraId="58C2A71E" w14:textId="77777777" w:rsidR="00776F83" w:rsidRDefault="00776F83" w:rsidP="00776F83">
      <w:pPr>
        <w:pStyle w:val="Appendixheading1"/>
      </w:pPr>
      <w:bookmarkStart w:id="171" w:name="_Toc416167601"/>
      <w:bookmarkStart w:id="172" w:name="_Toc443330092"/>
      <w:bookmarkStart w:id="173" w:name="_Toc341341723"/>
      <w:bookmarkStart w:id="174" w:name="_Toc343676476"/>
      <w:bookmarkStart w:id="175" w:name="_Toc343678620"/>
      <w:bookmarkStart w:id="176" w:name="_Toc343773330"/>
      <w:bookmarkStart w:id="177" w:name="_Toc346806757"/>
      <w:bookmarkStart w:id="178" w:name="_Toc350418415"/>
      <w:bookmarkStart w:id="179" w:name="_Toc367871502"/>
      <w:r w:rsidRPr="002634A3">
        <w:lastRenderedPageBreak/>
        <w:t xml:space="preserve">Appendix A – </w:t>
      </w:r>
      <w:r w:rsidR="00AF4CCA">
        <w:t>Interface specification</w:t>
      </w:r>
      <w:r w:rsidR="00433D09">
        <w:t xml:space="preserve"> for</w:t>
      </w:r>
      <w:r w:rsidR="00AF4CCA">
        <w:t xml:space="preserve"> incoming files</w:t>
      </w:r>
      <w:bookmarkEnd w:id="171"/>
      <w:bookmarkEnd w:id="172"/>
    </w:p>
    <w:p w14:paraId="58C2A71F" w14:textId="77777777" w:rsidR="00004DFB" w:rsidRDefault="00004DFB" w:rsidP="00004DFB">
      <w:pPr>
        <w:pStyle w:val="BodyText"/>
      </w:pPr>
      <w:r>
        <w:t>Incomi</w:t>
      </w:r>
      <w:r w:rsidR="00BD1089">
        <w:t>ng files will be stored on file</w:t>
      </w:r>
      <w:r>
        <w:t xml:space="preserve"> system in directory structure which will</w:t>
      </w:r>
      <w:r w:rsidR="00A93886">
        <w:t xml:space="preserve"> be</w:t>
      </w:r>
      <w:r>
        <w:t xml:space="preserve"> configurable. Files will follow naming convention.</w:t>
      </w:r>
    </w:p>
    <w:p w14:paraId="58C2A720" w14:textId="77777777" w:rsidR="00004DFB" w:rsidRPr="00004DFB" w:rsidRDefault="00004DFB" w:rsidP="00004DFB">
      <w:pPr>
        <w:pStyle w:val="BodyText"/>
      </w:pPr>
    </w:p>
    <w:tbl>
      <w:tblPr>
        <w:tblStyle w:val="CGI-Table"/>
        <w:tblW w:w="0" w:type="auto"/>
        <w:tblLook w:val="04A0" w:firstRow="1" w:lastRow="0" w:firstColumn="1" w:lastColumn="0" w:noHBand="0" w:noVBand="1"/>
      </w:tblPr>
      <w:tblGrid>
        <w:gridCol w:w="3243"/>
        <w:gridCol w:w="3243"/>
      </w:tblGrid>
      <w:tr w:rsidR="00853C97" w14:paraId="58C2A723" w14:textId="77777777" w:rsidTr="00853C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3" w:type="dxa"/>
          </w:tcPr>
          <w:p w14:paraId="58C2A721" w14:textId="77777777" w:rsidR="00853C97" w:rsidRDefault="00853C97" w:rsidP="00AF4CCA">
            <w:pPr>
              <w:pStyle w:val="BodyText"/>
            </w:pPr>
            <w:r>
              <w:t>Details</w:t>
            </w:r>
          </w:p>
        </w:tc>
        <w:tc>
          <w:tcPr>
            <w:tcW w:w="3243" w:type="dxa"/>
          </w:tcPr>
          <w:p w14:paraId="58C2A722" w14:textId="77777777" w:rsidR="00853C97" w:rsidRDefault="00853C97" w:rsidP="00AF4CCA">
            <w:pPr>
              <w:pStyle w:val="BodyText"/>
              <w:cnfStyle w:val="100000000000" w:firstRow="1" w:lastRow="0" w:firstColumn="0" w:lastColumn="0" w:oddVBand="0" w:evenVBand="0" w:oddHBand="0" w:evenHBand="0" w:firstRowFirstColumn="0" w:firstRowLastColumn="0" w:lastRowFirstColumn="0" w:lastRowLastColumn="0"/>
            </w:pPr>
            <w:r>
              <w:t>Comment</w:t>
            </w:r>
          </w:p>
        </w:tc>
      </w:tr>
      <w:tr w:rsidR="00853C97" w14:paraId="58C2A726" w14:textId="77777777" w:rsidTr="00853C97">
        <w:tc>
          <w:tcPr>
            <w:cnfStyle w:val="001000000000" w:firstRow="0" w:lastRow="0" w:firstColumn="1" w:lastColumn="0" w:oddVBand="0" w:evenVBand="0" w:oddHBand="0" w:evenHBand="0" w:firstRowFirstColumn="0" w:firstRowLastColumn="0" w:lastRowFirstColumn="0" w:lastRowLastColumn="0"/>
            <w:tcW w:w="3243" w:type="dxa"/>
          </w:tcPr>
          <w:p w14:paraId="58C2A724" w14:textId="77777777" w:rsidR="00853C97" w:rsidRDefault="00853C97" w:rsidP="00AF4CCA">
            <w:pPr>
              <w:pStyle w:val="BodyText"/>
            </w:pPr>
            <w:r>
              <w:t>Frequency</w:t>
            </w:r>
          </w:p>
        </w:tc>
        <w:tc>
          <w:tcPr>
            <w:tcW w:w="3243" w:type="dxa"/>
          </w:tcPr>
          <w:p w14:paraId="58C2A725" w14:textId="77777777" w:rsidR="00853C97" w:rsidRDefault="00853C97" w:rsidP="00AF4CCA">
            <w:pPr>
              <w:pStyle w:val="BodyText"/>
              <w:cnfStyle w:val="000000000000" w:firstRow="0" w:lastRow="0" w:firstColumn="0" w:lastColumn="0" w:oddVBand="0" w:evenVBand="0" w:oddHBand="0" w:evenHBand="0" w:firstRowFirstColumn="0" w:firstRowLastColumn="0" w:lastRowFirstColumn="0" w:lastRowLastColumn="0"/>
            </w:pPr>
            <w:r>
              <w:t>One a day</w:t>
            </w:r>
          </w:p>
        </w:tc>
      </w:tr>
      <w:tr w:rsidR="00853C97" w14:paraId="58C2A729" w14:textId="77777777" w:rsidTr="00853C97">
        <w:tc>
          <w:tcPr>
            <w:cnfStyle w:val="001000000000" w:firstRow="0" w:lastRow="0" w:firstColumn="1" w:lastColumn="0" w:oddVBand="0" w:evenVBand="0" w:oddHBand="0" w:evenHBand="0" w:firstRowFirstColumn="0" w:firstRowLastColumn="0" w:lastRowFirstColumn="0" w:lastRowLastColumn="0"/>
            <w:tcW w:w="3243" w:type="dxa"/>
          </w:tcPr>
          <w:p w14:paraId="58C2A727" w14:textId="77777777" w:rsidR="00853C97" w:rsidRDefault="00853C97" w:rsidP="00AF4CCA">
            <w:pPr>
              <w:pStyle w:val="BodyText"/>
            </w:pPr>
            <w:r>
              <w:t>File size</w:t>
            </w:r>
          </w:p>
        </w:tc>
        <w:tc>
          <w:tcPr>
            <w:tcW w:w="3243" w:type="dxa"/>
          </w:tcPr>
          <w:p w14:paraId="58C2A728" w14:textId="77777777" w:rsidR="00853C97" w:rsidRDefault="00853C97" w:rsidP="00AF4CCA">
            <w:pPr>
              <w:pStyle w:val="BodyText"/>
              <w:cnfStyle w:val="000000000000" w:firstRow="0" w:lastRow="0" w:firstColumn="0" w:lastColumn="0" w:oddVBand="0" w:evenVBand="0" w:oddHBand="0" w:evenHBand="0" w:firstRowFirstColumn="0" w:firstRowLastColumn="0" w:lastRowFirstColumn="0" w:lastRowLastColumn="0"/>
            </w:pPr>
            <w:r>
              <w:t>N/A</w:t>
            </w:r>
          </w:p>
        </w:tc>
      </w:tr>
      <w:tr w:rsidR="00853C97" w14:paraId="58C2A72C" w14:textId="77777777" w:rsidTr="00853C97">
        <w:tc>
          <w:tcPr>
            <w:cnfStyle w:val="001000000000" w:firstRow="0" w:lastRow="0" w:firstColumn="1" w:lastColumn="0" w:oddVBand="0" w:evenVBand="0" w:oddHBand="0" w:evenHBand="0" w:firstRowFirstColumn="0" w:firstRowLastColumn="0" w:lastRowFirstColumn="0" w:lastRowLastColumn="0"/>
            <w:tcW w:w="3243" w:type="dxa"/>
          </w:tcPr>
          <w:p w14:paraId="58C2A72A" w14:textId="77777777" w:rsidR="00853C97" w:rsidRDefault="00853C97" w:rsidP="00AF4CCA">
            <w:pPr>
              <w:pStyle w:val="BodyText"/>
            </w:pPr>
            <w:r>
              <w:t>Has header</w:t>
            </w:r>
          </w:p>
        </w:tc>
        <w:tc>
          <w:tcPr>
            <w:tcW w:w="3243" w:type="dxa"/>
          </w:tcPr>
          <w:p w14:paraId="58C2A72B" w14:textId="77777777" w:rsidR="00853C97" w:rsidRDefault="00853C97" w:rsidP="00AF4CCA">
            <w:pPr>
              <w:pStyle w:val="BodyText"/>
              <w:cnfStyle w:val="000000000000" w:firstRow="0" w:lastRow="0" w:firstColumn="0" w:lastColumn="0" w:oddVBand="0" w:evenVBand="0" w:oddHBand="0" w:evenHBand="0" w:firstRowFirstColumn="0" w:firstRowLastColumn="0" w:lastRowFirstColumn="0" w:lastRowLastColumn="0"/>
            </w:pPr>
            <w:r>
              <w:t>Y</w:t>
            </w:r>
          </w:p>
        </w:tc>
      </w:tr>
      <w:tr w:rsidR="00853C97" w14:paraId="58C2A72F" w14:textId="77777777" w:rsidTr="00853C97">
        <w:tc>
          <w:tcPr>
            <w:cnfStyle w:val="001000000000" w:firstRow="0" w:lastRow="0" w:firstColumn="1" w:lastColumn="0" w:oddVBand="0" w:evenVBand="0" w:oddHBand="0" w:evenHBand="0" w:firstRowFirstColumn="0" w:firstRowLastColumn="0" w:lastRowFirstColumn="0" w:lastRowLastColumn="0"/>
            <w:tcW w:w="3243" w:type="dxa"/>
          </w:tcPr>
          <w:p w14:paraId="58C2A72D" w14:textId="77777777" w:rsidR="00853C97" w:rsidRDefault="00853C97" w:rsidP="00AF4CCA">
            <w:pPr>
              <w:pStyle w:val="BodyText"/>
            </w:pPr>
            <w:r>
              <w:t>File format</w:t>
            </w:r>
          </w:p>
        </w:tc>
        <w:tc>
          <w:tcPr>
            <w:tcW w:w="3243" w:type="dxa"/>
          </w:tcPr>
          <w:p w14:paraId="58C2A72E" w14:textId="77777777" w:rsidR="00853C97" w:rsidRDefault="00853C97" w:rsidP="00AF4CCA">
            <w:pPr>
              <w:pStyle w:val="BodyText"/>
              <w:cnfStyle w:val="000000000000" w:firstRow="0" w:lastRow="0" w:firstColumn="0" w:lastColumn="0" w:oddVBand="0" w:evenVBand="0" w:oddHBand="0" w:evenHBand="0" w:firstRowFirstColumn="0" w:firstRowLastColumn="0" w:lastRowFirstColumn="0" w:lastRowLastColumn="0"/>
            </w:pPr>
            <w:r>
              <w:t>Flat file – CSV</w:t>
            </w:r>
          </w:p>
        </w:tc>
      </w:tr>
      <w:bookmarkEnd w:id="173"/>
      <w:bookmarkEnd w:id="174"/>
      <w:bookmarkEnd w:id="175"/>
      <w:bookmarkEnd w:id="176"/>
      <w:bookmarkEnd w:id="177"/>
      <w:bookmarkEnd w:id="178"/>
      <w:bookmarkEnd w:id="179"/>
    </w:tbl>
    <w:p w14:paraId="58C2A730" w14:textId="77777777" w:rsidR="0073756E" w:rsidRDefault="0073756E" w:rsidP="0073756E">
      <w:pPr>
        <w:pStyle w:val="BodyText"/>
      </w:pPr>
    </w:p>
    <w:p w14:paraId="58C2A731" w14:textId="77777777" w:rsidR="0073756E" w:rsidRPr="009260AD" w:rsidRDefault="0073756E" w:rsidP="0073756E">
      <w:pPr>
        <w:pStyle w:val="BodyText"/>
        <w:rPr>
          <w:b/>
        </w:rPr>
      </w:pPr>
      <w:r w:rsidRPr="009260AD">
        <w:rPr>
          <w:b/>
        </w:rPr>
        <w:t>Filename convention:</w:t>
      </w:r>
    </w:p>
    <w:tbl>
      <w:tblPr>
        <w:tblStyle w:val="CGI-Table"/>
        <w:tblW w:w="0" w:type="auto"/>
        <w:tblLook w:val="04A0" w:firstRow="1" w:lastRow="0" w:firstColumn="1" w:lastColumn="0" w:noHBand="0" w:noVBand="1"/>
      </w:tblPr>
      <w:tblGrid>
        <w:gridCol w:w="1354"/>
        <w:gridCol w:w="3901"/>
        <w:gridCol w:w="3582"/>
      </w:tblGrid>
      <w:tr w:rsidR="00C5647B" w14:paraId="58C2A735" w14:textId="77777777" w:rsidTr="00C564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4" w:type="dxa"/>
          </w:tcPr>
          <w:p w14:paraId="58C2A732" w14:textId="77777777" w:rsidR="00C5647B" w:rsidRDefault="00C5647B" w:rsidP="0073756E">
            <w:pPr>
              <w:pStyle w:val="BodyText"/>
            </w:pPr>
            <w:r>
              <w:t>File type</w:t>
            </w:r>
          </w:p>
        </w:tc>
        <w:tc>
          <w:tcPr>
            <w:tcW w:w="3689" w:type="dxa"/>
          </w:tcPr>
          <w:p w14:paraId="58C2A733" w14:textId="77777777" w:rsidR="00C5647B" w:rsidRDefault="00C5647B" w:rsidP="0073756E">
            <w:pPr>
              <w:pStyle w:val="BodyText"/>
              <w:cnfStyle w:val="100000000000" w:firstRow="1" w:lastRow="0" w:firstColumn="0" w:lastColumn="0" w:oddVBand="0" w:evenVBand="0" w:oddHBand="0" w:evenHBand="0" w:firstRowFirstColumn="0" w:firstRowLastColumn="0" w:lastRowFirstColumn="0" w:lastRowLastColumn="0"/>
            </w:pPr>
            <w:r>
              <w:t>Name convention</w:t>
            </w:r>
          </w:p>
        </w:tc>
        <w:tc>
          <w:tcPr>
            <w:tcW w:w="3387" w:type="dxa"/>
          </w:tcPr>
          <w:p w14:paraId="58C2A734" w14:textId="77777777" w:rsidR="00C5647B" w:rsidRDefault="00C5647B" w:rsidP="0073756E">
            <w:pPr>
              <w:pStyle w:val="BodyText"/>
              <w:cnfStyle w:val="100000000000" w:firstRow="1" w:lastRow="0" w:firstColumn="0" w:lastColumn="0" w:oddVBand="0" w:evenVBand="0" w:oddHBand="0" w:evenHBand="0" w:firstRowFirstColumn="0" w:firstRowLastColumn="0" w:lastRowFirstColumn="0" w:lastRowLastColumn="0"/>
            </w:pPr>
            <w:r>
              <w:t>Example</w:t>
            </w:r>
          </w:p>
        </w:tc>
      </w:tr>
      <w:tr w:rsidR="00C5647B" w14:paraId="58C2A739" w14:textId="77777777" w:rsidTr="00C5647B">
        <w:tc>
          <w:tcPr>
            <w:cnfStyle w:val="001000000000" w:firstRow="0" w:lastRow="0" w:firstColumn="1" w:lastColumn="0" w:oddVBand="0" w:evenVBand="0" w:oddHBand="0" w:evenHBand="0" w:firstRowFirstColumn="0" w:firstRowLastColumn="0" w:lastRowFirstColumn="0" w:lastRowLastColumn="0"/>
            <w:tcW w:w="1284" w:type="dxa"/>
          </w:tcPr>
          <w:p w14:paraId="58C2A736" w14:textId="77777777" w:rsidR="00C5647B" w:rsidRDefault="00C5647B" w:rsidP="0073756E">
            <w:pPr>
              <w:pStyle w:val="BodyText"/>
            </w:pPr>
            <w:r>
              <w:t>Customer</w:t>
            </w:r>
          </w:p>
        </w:tc>
        <w:tc>
          <w:tcPr>
            <w:tcW w:w="3689" w:type="dxa"/>
          </w:tcPr>
          <w:p w14:paraId="58C2A737"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CUTOMER_YYYYMMDD.CSV</w:t>
            </w:r>
          </w:p>
        </w:tc>
        <w:tc>
          <w:tcPr>
            <w:tcW w:w="3387" w:type="dxa"/>
          </w:tcPr>
          <w:p w14:paraId="58C2A738"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CUSTOMER_20160101.CSV</w:t>
            </w:r>
          </w:p>
        </w:tc>
      </w:tr>
      <w:tr w:rsidR="00C5647B" w14:paraId="58C2A73D" w14:textId="77777777" w:rsidTr="00C5647B">
        <w:tc>
          <w:tcPr>
            <w:cnfStyle w:val="001000000000" w:firstRow="0" w:lastRow="0" w:firstColumn="1" w:lastColumn="0" w:oddVBand="0" w:evenVBand="0" w:oddHBand="0" w:evenHBand="0" w:firstRowFirstColumn="0" w:firstRowLastColumn="0" w:lastRowFirstColumn="0" w:lastRowLastColumn="0"/>
            <w:tcW w:w="1284" w:type="dxa"/>
          </w:tcPr>
          <w:p w14:paraId="58C2A73A" w14:textId="77777777" w:rsidR="00C5647B" w:rsidRDefault="00C5647B" w:rsidP="0073756E">
            <w:pPr>
              <w:pStyle w:val="BodyText"/>
            </w:pPr>
            <w:r>
              <w:t>Account</w:t>
            </w:r>
          </w:p>
        </w:tc>
        <w:tc>
          <w:tcPr>
            <w:tcW w:w="3689" w:type="dxa"/>
          </w:tcPr>
          <w:p w14:paraId="58C2A73B"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ACCOUNT_YYYYMMDD.CSV</w:t>
            </w:r>
          </w:p>
        </w:tc>
        <w:tc>
          <w:tcPr>
            <w:tcW w:w="3387" w:type="dxa"/>
          </w:tcPr>
          <w:p w14:paraId="58C2A73C"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ACCOUNT_20160101.CSV</w:t>
            </w:r>
          </w:p>
        </w:tc>
      </w:tr>
      <w:tr w:rsidR="00C5647B" w14:paraId="58C2A741" w14:textId="77777777" w:rsidTr="00C5647B">
        <w:tc>
          <w:tcPr>
            <w:cnfStyle w:val="001000000000" w:firstRow="0" w:lastRow="0" w:firstColumn="1" w:lastColumn="0" w:oddVBand="0" w:evenVBand="0" w:oddHBand="0" w:evenHBand="0" w:firstRowFirstColumn="0" w:firstRowLastColumn="0" w:lastRowFirstColumn="0" w:lastRowLastColumn="0"/>
            <w:tcW w:w="1284" w:type="dxa"/>
          </w:tcPr>
          <w:p w14:paraId="58C2A73E" w14:textId="77777777" w:rsidR="00C5647B" w:rsidRDefault="00C5647B" w:rsidP="0073756E">
            <w:pPr>
              <w:pStyle w:val="BodyText"/>
            </w:pPr>
            <w:r>
              <w:t xml:space="preserve">Transaction </w:t>
            </w:r>
          </w:p>
        </w:tc>
        <w:tc>
          <w:tcPr>
            <w:tcW w:w="3689" w:type="dxa"/>
          </w:tcPr>
          <w:p w14:paraId="58C2A73F"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TRANSACTION_YYYYMMDD.CSV</w:t>
            </w:r>
          </w:p>
        </w:tc>
        <w:tc>
          <w:tcPr>
            <w:tcW w:w="3387" w:type="dxa"/>
          </w:tcPr>
          <w:p w14:paraId="58C2A740" w14:textId="77777777" w:rsidR="00C5647B" w:rsidRDefault="00C5647B" w:rsidP="0073756E">
            <w:pPr>
              <w:pStyle w:val="BodyText"/>
              <w:cnfStyle w:val="000000000000" w:firstRow="0" w:lastRow="0" w:firstColumn="0" w:lastColumn="0" w:oddVBand="0" w:evenVBand="0" w:oddHBand="0" w:evenHBand="0" w:firstRowFirstColumn="0" w:firstRowLastColumn="0" w:lastRowFirstColumn="0" w:lastRowLastColumn="0"/>
            </w:pPr>
            <w:r>
              <w:t>TRANSACTION_20160101.CSV</w:t>
            </w:r>
          </w:p>
        </w:tc>
      </w:tr>
    </w:tbl>
    <w:p w14:paraId="58C2A742" w14:textId="77777777" w:rsidR="0073756E" w:rsidRDefault="0073756E" w:rsidP="0073756E">
      <w:pPr>
        <w:pStyle w:val="BodyText"/>
      </w:pPr>
    </w:p>
    <w:p w14:paraId="58C2A743" w14:textId="77777777" w:rsidR="00DE0175" w:rsidRDefault="00DE0175" w:rsidP="0073756E">
      <w:pPr>
        <w:pStyle w:val="BodyText"/>
      </w:pPr>
      <w:r>
        <w:t xml:space="preserve">YYYY – year (1900 - 2999) </w:t>
      </w:r>
    </w:p>
    <w:p w14:paraId="58C2A744" w14:textId="77777777" w:rsidR="00DE0175" w:rsidRDefault="00DE0175" w:rsidP="0073756E">
      <w:pPr>
        <w:pStyle w:val="BodyText"/>
      </w:pPr>
      <w:r>
        <w:t>MM – month (01 - 12)</w:t>
      </w:r>
    </w:p>
    <w:p w14:paraId="58C2A745" w14:textId="77777777" w:rsidR="00DE0175" w:rsidRPr="0073756E" w:rsidRDefault="00DE0175" w:rsidP="0073756E">
      <w:pPr>
        <w:pStyle w:val="BodyText"/>
      </w:pPr>
      <w:r>
        <w:t>DD – day (01 - 31)</w:t>
      </w:r>
    </w:p>
    <w:p w14:paraId="58C2A746" w14:textId="77777777" w:rsidR="00307B4C" w:rsidRDefault="00307B4C" w:rsidP="00307B4C">
      <w:pPr>
        <w:pStyle w:val="BodyText"/>
        <w:rPr>
          <w:rStyle w:val="Normal3"/>
        </w:rPr>
      </w:pPr>
    </w:p>
    <w:p w14:paraId="7E0A2995" w14:textId="77777777" w:rsidR="00A57327" w:rsidRDefault="00A57327" w:rsidP="00307B4C">
      <w:pPr>
        <w:pStyle w:val="BodyText"/>
        <w:rPr>
          <w:ins w:id="180" w:author="Majda, Tomáš" w:date="2018-10-02T14:18:00Z"/>
          <w:rStyle w:val="Normal3"/>
          <w:b/>
        </w:rPr>
      </w:pPr>
    </w:p>
    <w:p w14:paraId="1D211FF1" w14:textId="77777777" w:rsidR="00A57327" w:rsidRDefault="00A57327" w:rsidP="00307B4C">
      <w:pPr>
        <w:pStyle w:val="BodyText"/>
        <w:rPr>
          <w:ins w:id="181" w:author="Majda, Tomáš" w:date="2018-10-02T14:18:00Z"/>
          <w:rStyle w:val="Normal3"/>
          <w:b/>
        </w:rPr>
      </w:pPr>
    </w:p>
    <w:p w14:paraId="14DF0689" w14:textId="77777777" w:rsidR="00A57327" w:rsidRDefault="00A57327" w:rsidP="00307B4C">
      <w:pPr>
        <w:pStyle w:val="BodyText"/>
        <w:rPr>
          <w:ins w:id="182" w:author="Majda, Tomáš" w:date="2018-10-02T14:18:00Z"/>
          <w:rStyle w:val="Normal3"/>
          <w:b/>
        </w:rPr>
      </w:pPr>
    </w:p>
    <w:p w14:paraId="6019FFBA" w14:textId="77777777" w:rsidR="00A57327" w:rsidRDefault="00A57327" w:rsidP="00307B4C">
      <w:pPr>
        <w:pStyle w:val="BodyText"/>
        <w:rPr>
          <w:ins w:id="183" w:author="Majda, Tomáš" w:date="2018-10-02T14:18:00Z"/>
          <w:rStyle w:val="Normal3"/>
          <w:b/>
        </w:rPr>
      </w:pPr>
    </w:p>
    <w:p w14:paraId="18C6ADE6" w14:textId="77777777" w:rsidR="00A57327" w:rsidRDefault="00A57327" w:rsidP="00307B4C">
      <w:pPr>
        <w:pStyle w:val="BodyText"/>
        <w:rPr>
          <w:ins w:id="184" w:author="Majda, Tomáš" w:date="2018-10-02T14:18:00Z"/>
          <w:rStyle w:val="Normal3"/>
          <w:b/>
        </w:rPr>
      </w:pPr>
    </w:p>
    <w:p w14:paraId="2FA6ABD2" w14:textId="77777777" w:rsidR="00A57327" w:rsidRDefault="00A57327" w:rsidP="00307B4C">
      <w:pPr>
        <w:pStyle w:val="BodyText"/>
        <w:rPr>
          <w:ins w:id="185" w:author="Majda, Tomáš" w:date="2018-10-02T14:18:00Z"/>
          <w:rStyle w:val="Normal3"/>
          <w:b/>
        </w:rPr>
      </w:pPr>
    </w:p>
    <w:p w14:paraId="58C2A747" w14:textId="42E393B7" w:rsidR="00307B4C" w:rsidRDefault="001F2260" w:rsidP="00307B4C">
      <w:pPr>
        <w:pStyle w:val="BodyText"/>
        <w:rPr>
          <w:rStyle w:val="Normal3"/>
          <w:b/>
        </w:rPr>
      </w:pPr>
      <w:r w:rsidRPr="003118BC">
        <w:rPr>
          <w:rStyle w:val="Normal3"/>
          <w:b/>
        </w:rPr>
        <w:lastRenderedPageBreak/>
        <w:t>Customer file:</w:t>
      </w:r>
    </w:p>
    <w:tbl>
      <w:tblPr>
        <w:tblStyle w:val="CGI-Table"/>
        <w:tblW w:w="0" w:type="auto"/>
        <w:tblLook w:val="04A0" w:firstRow="1" w:lastRow="0" w:firstColumn="1" w:lastColumn="0" w:noHBand="0" w:noVBand="1"/>
      </w:tblPr>
      <w:tblGrid>
        <w:gridCol w:w="2518"/>
        <w:gridCol w:w="2110"/>
        <w:gridCol w:w="4964"/>
      </w:tblGrid>
      <w:tr w:rsidR="0071737B" w14:paraId="58C2A74B" w14:textId="77777777" w:rsidTr="00582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2" w:type="dxa"/>
          </w:tcPr>
          <w:p w14:paraId="58C2A748" w14:textId="77777777" w:rsidR="00385FB3" w:rsidRDefault="00385FB3" w:rsidP="00307B4C">
            <w:pPr>
              <w:pStyle w:val="BodyText"/>
              <w:rPr>
                <w:rStyle w:val="Normal3"/>
                <w:b w:val="0"/>
              </w:rPr>
            </w:pPr>
            <w:r>
              <w:rPr>
                <w:rStyle w:val="Normal3"/>
                <w:b w:val="0"/>
              </w:rPr>
              <w:t>Column</w:t>
            </w:r>
          </w:p>
        </w:tc>
        <w:tc>
          <w:tcPr>
            <w:tcW w:w="2126" w:type="dxa"/>
          </w:tcPr>
          <w:p w14:paraId="58C2A749" w14:textId="77777777" w:rsidR="00385FB3" w:rsidRDefault="00385FB3" w:rsidP="00307B4C">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Data type</w:t>
            </w:r>
          </w:p>
        </w:tc>
        <w:tc>
          <w:tcPr>
            <w:tcW w:w="5049" w:type="dxa"/>
          </w:tcPr>
          <w:p w14:paraId="58C2A74A" w14:textId="77777777" w:rsidR="00385FB3" w:rsidRDefault="00385FB3" w:rsidP="00307B4C">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Description</w:t>
            </w:r>
          </w:p>
        </w:tc>
      </w:tr>
      <w:tr w:rsidR="0071737B" w14:paraId="58C2A751"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4C" w14:textId="77777777" w:rsidR="00385FB3" w:rsidRDefault="00831BB3" w:rsidP="00307B4C">
            <w:pPr>
              <w:pStyle w:val="BodyText"/>
              <w:rPr>
                <w:rStyle w:val="Normal3"/>
                <w:b/>
              </w:rPr>
            </w:pPr>
            <w:r>
              <w:t>C_DAY</w:t>
            </w:r>
          </w:p>
        </w:tc>
        <w:tc>
          <w:tcPr>
            <w:tcW w:w="2126" w:type="dxa"/>
          </w:tcPr>
          <w:p w14:paraId="58C2A74D" w14:textId="77777777" w:rsidR="00385FB3"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TIMESTAMP</w:t>
            </w:r>
          </w:p>
        </w:tc>
        <w:tc>
          <w:tcPr>
            <w:tcW w:w="5049" w:type="dxa"/>
          </w:tcPr>
          <w:p w14:paraId="58C2A74E" w14:textId="77777777" w:rsidR="00D3054A" w:rsidRPr="004D44D3" w:rsidRDefault="00D3054A" w:rsidP="00D3054A">
            <w:pPr>
              <w:ind w:left="360" w:hanging="360"/>
              <w:contextualSpacing/>
              <w:cnfStyle w:val="000000000000" w:firstRow="0" w:lastRow="0" w:firstColumn="0" w:lastColumn="0" w:oddVBand="0" w:evenVBand="0" w:oddHBand="0" w:evenHBand="0" w:firstRowFirstColumn="0" w:firstRowLastColumn="0" w:lastRowFirstColumn="0" w:lastRowLastColumn="0"/>
            </w:pPr>
            <w:r>
              <w:t>T</w:t>
            </w:r>
            <w:r w:rsidRPr="004D44D3">
              <w:t xml:space="preserve">o which date the </w:t>
            </w:r>
            <w:r>
              <w:t xml:space="preserve">record is </w:t>
            </w:r>
            <w:r w:rsidRPr="004D44D3">
              <w:t>related</w:t>
            </w:r>
            <w:r>
              <w:t>.</w:t>
            </w:r>
          </w:p>
          <w:p w14:paraId="58C2A74F" w14:textId="77777777" w:rsidR="00D3054A" w:rsidRPr="0083202B" w:rsidRDefault="00D3054A" w:rsidP="00D3054A">
            <w:pPr>
              <w:ind w:left="360" w:hanging="360"/>
              <w:contextualSpacing/>
              <w:cnfStyle w:val="000000000000" w:firstRow="0" w:lastRow="0" w:firstColumn="0" w:lastColumn="0" w:oddVBand="0" w:evenVBand="0" w:oddHBand="0" w:evenHBand="0" w:firstRowFirstColumn="0" w:firstRowLastColumn="0" w:lastRowFirstColumn="0" w:lastRowLastColumn="0"/>
            </w:pPr>
            <w:r w:rsidRPr="00E47154">
              <w:t>Format: YYYY-MM-DD</w:t>
            </w:r>
            <w:r w:rsidR="00794BDE">
              <w:t>.</w:t>
            </w:r>
            <w:r w:rsidRPr="00E47154">
              <w:t xml:space="preserve"> </w:t>
            </w:r>
          </w:p>
          <w:p w14:paraId="58C2A750" w14:textId="77777777" w:rsidR="00385FB3" w:rsidRDefault="00D3054A" w:rsidP="00D3054A">
            <w:pPr>
              <w:pStyle w:val="BodyText"/>
              <w:cnfStyle w:val="000000000000" w:firstRow="0" w:lastRow="0" w:firstColumn="0" w:lastColumn="0" w:oddVBand="0" w:evenVBand="0" w:oddHBand="0" w:evenHBand="0" w:firstRowFirstColumn="0" w:firstRowLastColumn="0" w:lastRowFirstColumn="0" w:lastRowLastColumn="0"/>
              <w:rPr>
                <w:rStyle w:val="Normal3"/>
                <w:b/>
              </w:rPr>
            </w:pPr>
            <w:r>
              <w:t>Field must be filled</w:t>
            </w:r>
            <w:r w:rsidR="00794BDE">
              <w:t>.</w:t>
            </w:r>
          </w:p>
        </w:tc>
      </w:tr>
      <w:tr w:rsidR="0071737B" w14:paraId="58C2A757"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52" w14:textId="77777777" w:rsidR="00385FB3" w:rsidRDefault="00831BB3" w:rsidP="00307B4C">
            <w:pPr>
              <w:pStyle w:val="BodyText"/>
              <w:rPr>
                <w:rStyle w:val="Normal3"/>
                <w:b/>
              </w:rPr>
            </w:pPr>
            <w:r>
              <w:t>C_ID</w:t>
            </w:r>
          </w:p>
        </w:tc>
        <w:tc>
          <w:tcPr>
            <w:tcW w:w="2126" w:type="dxa"/>
          </w:tcPr>
          <w:p w14:paraId="58C2A753" w14:textId="77777777" w:rsidR="00385FB3"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INTEGER</w:t>
            </w:r>
          </w:p>
        </w:tc>
        <w:tc>
          <w:tcPr>
            <w:tcW w:w="5049" w:type="dxa"/>
          </w:tcPr>
          <w:p w14:paraId="58C2A754" w14:textId="77777777" w:rsidR="008010C7" w:rsidRDefault="008010C7" w:rsidP="008010C7">
            <w:pPr>
              <w:ind w:left="360" w:hanging="360"/>
              <w:contextualSpacing/>
              <w:cnfStyle w:val="000000000000" w:firstRow="0" w:lastRow="0" w:firstColumn="0" w:lastColumn="0" w:oddVBand="0" w:evenVBand="0" w:oddHBand="0" w:evenHBand="0" w:firstRowFirstColumn="0" w:firstRowLastColumn="0" w:lastRowFirstColumn="0" w:lastRowLastColumn="0"/>
            </w:pPr>
            <w:r>
              <w:t>ID of the customer inside the bank.</w:t>
            </w:r>
          </w:p>
          <w:p w14:paraId="58C2A755" w14:textId="77777777" w:rsidR="008010C7" w:rsidRDefault="008010C7" w:rsidP="008010C7">
            <w:pPr>
              <w:contextualSpacing/>
              <w:cnfStyle w:val="000000000000" w:firstRow="0" w:lastRow="0" w:firstColumn="0" w:lastColumn="0" w:oddVBand="0" w:evenVBand="0" w:oddHBand="0" w:evenHBand="0" w:firstRowFirstColumn="0" w:firstRowLastColumn="0" w:lastRowFirstColumn="0" w:lastRowLastColumn="0"/>
            </w:pPr>
            <w:r>
              <w:t>Whole positive number, non-zero, up to 10 decimal digits</w:t>
            </w:r>
            <w:r w:rsidR="00794BDE">
              <w:t>.</w:t>
            </w:r>
          </w:p>
          <w:p w14:paraId="58C2A756" w14:textId="77777777" w:rsidR="00385FB3" w:rsidRDefault="008010C7" w:rsidP="008010C7">
            <w:pPr>
              <w:pStyle w:val="BodyText"/>
              <w:cnfStyle w:val="000000000000" w:firstRow="0" w:lastRow="0" w:firstColumn="0" w:lastColumn="0" w:oddVBand="0" w:evenVBand="0" w:oddHBand="0" w:evenHBand="0" w:firstRowFirstColumn="0" w:firstRowLastColumn="0" w:lastRowFirstColumn="0" w:lastRowLastColumn="0"/>
              <w:rPr>
                <w:rStyle w:val="Normal3"/>
                <w:b/>
              </w:rPr>
            </w:pPr>
            <w:r>
              <w:t>Field must be filled</w:t>
            </w:r>
            <w:r w:rsidR="00794BDE">
              <w:t>.</w:t>
            </w:r>
          </w:p>
        </w:tc>
      </w:tr>
      <w:tr w:rsidR="00A91B2E" w14:paraId="58C2A75D"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58" w14:textId="77777777" w:rsidR="00A91B2E" w:rsidRDefault="00831BB3" w:rsidP="00307B4C">
            <w:pPr>
              <w:pStyle w:val="BodyText"/>
              <w:rPr>
                <w:rStyle w:val="Normal3"/>
                <w:b/>
              </w:rPr>
            </w:pPr>
            <w:r>
              <w:t>C_TYPE</w:t>
            </w:r>
          </w:p>
        </w:tc>
        <w:tc>
          <w:tcPr>
            <w:tcW w:w="2126" w:type="dxa"/>
          </w:tcPr>
          <w:p w14:paraId="58C2A759" w14:textId="77777777" w:rsidR="00A91B2E"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CHAR[1]</w:t>
            </w:r>
          </w:p>
        </w:tc>
        <w:tc>
          <w:tcPr>
            <w:tcW w:w="5049" w:type="dxa"/>
          </w:tcPr>
          <w:p w14:paraId="58C2A75A" w14:textId="77777777" w:rsidR="0071737B" w:rsidRDefault="0071737B" w:rsidP="0071737B">
            <w:pPr>
              <w:ind w:left="360" w:hanging="360"/>
              <w:contextualSpacing/>
              <w:cnfStyle w:val="000000000000" w:firstRow="0" w:lastRow="0" w:firstColumn="0" w:lastColumn="0" w:oddVBand="0" w:evenVBand="0" w:oddHBand="0" w:evenHBand="0" w:firstRowFirstColumn="0" w:firstRowLastColumn="0" w:lastRowFirstColumn="0" w:lastRowLastColumn="0"/>
            </w:pPr>
            <w:r>
              <w:t>“P” for Private Customer (PC)</w:t>
            </w:r>
          </w:p>
          <w:p w14:paraId="58C2A75B" w14:textId="77777777" w:rsidR="0071737B" w:rsidRDefault="0071737B" w:rsidP="0071737B">
            <w:pPr>
              <w:contextualSpacing/>
              <w:cnfStyle w:val="000000000000" w:firstRow="0" w:lastRow="0" w:firstColumn="0" w:lastColumn="0" w:oddVBand="0" w:evenVBand="0" w:oddHBand="0" w:evenHBand="0" w:firstRowFirstColumn="0" w:firstRowLastColumn="0" w:lastRowFirstColumn="0" w:lastRowLastColumn="0"/>
            </w:pPr>
            <w:r>
              <w:t>“B” for Business Customer (BC)</w:t>
            </w:r>
          </w:p>
          <w:p w14:paraId="58C2A75C" w14:textId="77777777" w:rsidR="00A91B2E" w:rsidRDefault="0071737B" w:rsidP="0071737B">
            <w:pPr>
              <w:pStyle w:val="BodyText"/>
              <w:cnfStyle w:val="000000000000" w:firstRow="0" w:lastRow="0" w:firstColumn="0" w:lastColumn="0" w:oddVBand="0" w:evenVBand="0" w:oddHBand="0" w:evenHBand="0" w:firstRowFirstColumn="0" w:firstRowLastColumn="0" w:lastRowFirstColumn="0" w:lastRowLastColumn="0"/>
              <w:rPr>
                <w:rStyle w:val="Normal3"/>
                <w:b/>
              </w:rPr>
            </w:pPr>
            <w:r>
              <w:t>Only these two values are allowed</w:t>
            </w:r>
            <w:r w:rsidR="00794BDE">
              <w:t>.</w:t>
            </w:r>
          </w:p>
        </w:tc>
      </w:tr>
      <w:tr w:rsidR="00A91B2E" w14:paraId="58C2A764"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5E" w14:textId="77777777" w:rsidR="00A91B2E" w:rsidRDefault="00831BB3" w:rsidP="00307B4C">
            <w:pPr>
              <w:pStyle w:val="BodyText"/>
              <w:rPr>
                <w:rStyle w:val="Normal3"/>
                <w:b/>
              </w:rPr>
            </w:pPr>
            <w:r>
              <w:t>C_ORIGIN_DATE</w:t>
            </w:r>
          </w:p>
        </w:tc>
        <w:tc>
          <w:tcPr>
            <w:tcW w:w="2126" w:type="dxa"/>
          </w:tcPr>
          <w:p w14:paraId="58C2A75F" w14:textId="77777777" w:rsidR="00A91B2E"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TIMESTAMP</w:t>
            </w:r>
          </w:p>
        </w:tc>
        <w:tc>
          <w:tcPr>
            <w:tcW w:w="5049" w:type="dxa"/>
          </w:tcPr>
          <w:p w14:paraId="58C2A760" w14:textId="77777777" w:rsidR="00813A85" w:rsidRDefault="00813A85" w:rsidP="00813A85">
            <w:pPr>
              <w:ind w:left="360" w:hanging="360"/>
              <w:contextualSpacing/>
              <w:cnfStyle w:val="000000000000" w:firstRow="0" w:lastRow="0" w:firstColumn="0" w:lastColumn="0" w:oddVBand="0" w:evenVBand="0" w:oddHBand="0" w:evenHBand="0" w:firstRowFirstColumn="0" w:firstRowLastColumn="0" w:lastRowFirstColumn="0" w:lastRowLastColumn="0"/>
            </w:pPr>
            <w:r>
              <w:t>For PC, date of birth</w:t>
            </w:r>
            <w:r w:rsidR="00794BDE">
              <w:t>.</w:t>
            </w:r>
          </w:p>
          <w:p w14:paraId="58C2A761" w14:textId="77777777" w:rsidR="00813A85" w:rsidRDefault="00813A85" w:rsidP="00813A85">
            <w:pPr>
              <w:contextualSpacing/>
              <w:cnfStyle w:val="000000000000" w:firstRow="0" w:lastRow="0" w:firstColumn="0" w:lastColumn="0" w:oddVBand="0" w:evenVBand="0" w:oddHBand="0" w:evenHBand="0" w:firstRowFirstColumn="0" w:firstRowLastColumn="0" w:lastRowFirstColumn="0" w:lastRowLastColumn="0"/>
            </w:pPr>
            <w:r>
              <w:t>For BC, date of foundation</w:t>
            </w:r>
            <w:r w:rsidR="00794BDE">
              <w:t>.</w:t>
            </w:r>
          </w:p>
          <w:p w14:paraId="58C2A762" w14:textId="77777777" w:rsidR="00813A85" w:rsidRPr="0083202B" w:rsidRDefault="00813A85" w:rsidP="00813A85">
            <w:pPr>
              <w:contextualSpacing/>
              <w:cnfStyle w:val="000000000000" w:firstRow="0" w:lastRow="0" w:firstColumn="0" w:lastColumn="0" w:oddVBand="0" w:evenVBand="0" w:oddHBand="0" w:evenHBand="0" w:firstRowFirstColumn="0" w:firstRowLastColumn="0" w:lastRowFirstColumn="0" w:lastRowLastColumn="0"/>
            </w:pPr>
            <w:r w:rsidRPr="00E47154">
              <w:t>Format: YYYY-MM-DD</w:t>
            </w:r>
            <w:r w:rsidR="00794BDE">
              <w:t>.</w:t>
            </w:r>
          </w:p>
          <w:p w14:paraId="58C2A763" w14:textId="77777777" w:rsidR="00A91B2E" w:rsidRDefault="00813A85" w:rsidP="00813A85">
            <w:pPr>
              <w:pStyle w:val="BodyText"/>
              <w:cnfStyle w:val="000000000000" w:firstRow="0" w:lastRow="0" w:firstColumn="0" w:lastColumn="0" w:oddVBand="0" w:evenVBand="0" w:oddHBand="0" w:evenHBand="0" w:firstRowFirstColumn="0" w:firstRowLastColumn="0" w:lastRowFirstColumn="0" w:lastRowLastColumn="0"/>
              <w:rPr>
                <w:rStyle w:val="Normal3"/>
                <w:b/>
              </w:rPr>
            </w:pPr>
            <w:r>
              <w:t>This field must be filled</w:t>
            </w:r>
            <w:r w:rsidR="00794BDE">
              <w:t>.</w:t>
            </w:r>
          </w:p>
        </w:tc>
      </w:tr>
      <w:tr w:rsidR="00A91B2E" w14:paraId="58C2A76B"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65" w14:textId="77777777" w:rsidR="00A91B2E" w:rsidRDefault="00831BB3" w:rsidP="00307B4C">
            <w:pPr>
              <w:pStyle w:val="BodyText"/>
              <w:rPr>
                <w:rStyle w:val="Normal3"/>
                <w:b/>
              </w:rPr>
            </w:pPr>
            <w:r>
              <w:t>C_REL_DATE</w:t>
            </w:r>
          </w:p>
        </w:tc>
        <w:tc>
          <w:tcPr>
            <w:tcW w:w="2126" w:type="dxa"/>
          </w:tcPr>
          <w:p w14:paraId="58C2A766" w14:textId="77777777" w:rsidR="00A91B2E"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TIMESTAMP</w:t>
            </w:r>
          </w:p>
        </w:tc>
        <w:tc>
          <w:tcPr>
            <w:tcW w:w="5049" w:type="dxa"/>
          </w:tcPr>
          <w:p w14:paraId="58C2A767" w14:textId="77777777" w:rsidR="00ED44EA" w:rsidRDefault="00ED44EA" w:rsidP="00ED44EA">
            <w:pPr>
              <w:ind w:left="360" w:hanging="360"/>
              <w:contextualSpacing/>
              <w:cnfStyle w:val="000000000000" w:firstRow="0" w:lastRow="0" w:firstColumn="0" w:lastColumn="0" w:oddVBand="0" w:evenVBand="0" w:oddHBand="0" w:evenHBand="0" w:firstRowFirstColumn="0" w:firstRowLastColumn="0" w:lastRowFirstColumn="0" w:lastRowLastColumn="0"/>
            </w:pPr>
            <w:r>
              <w:t>Relationship with the Bank since this date</w:t>
            </w:r>
            <w:r w:rsidR="00794BDE">
              <w:t xml:space="preserve"> or</w:t>
            </w:r>
          </w:p>
          <w:p w14:paraId="58C2A768" w14:textId="77777777" w:rsidR="00ED44EA" w:rsidRDefault="00ED44EA" w:rsidP="00ED44EA">
            <w:pPr>
              <w:contextualSpacing/>
              <w:cnfStyle w:val="000000000000" w:firstRow="0" w:lastRow="0" w:firstColumn="0" w:lastColumn="0" w:oddVBand="0" w:evenVBand="0" w:oddHBand="0" w:evenHBand="0" w:firstRowFirstColumn="0" w:firstRowLastColumn="0" w:lastRowFirstColumn="0" w:lastRowLastColumn="0"/>
            </w:pPr>
            <w:r>
              <w:t>Since when is the Customer with the Bank</w:t>
            </w:r>
            <w:r w:rsidR="00794BDE">
              <w:t>.</w:t>
            </w:r>
          </w:p>
          <w:p w14:paraId="58C2A769" w14:textId="77777777" w:rsidR="00ED44EA" w:rsidRPr="0083202B" w:rsidRDefault="00ED44EA" w:rsidP="00ED44EA">
            <w:pPr>
              <w:contextualSpacing/>
              <w:cnfStyle w:val="000000000000" w:firstRow="0" w:lastRow="0" w:firstColumn="0" w:lastColumn="0" w:oddVBand="0" w:evenVBand="0" w:oddHBand="0" w:evenHBand="0" w:firstRowFirstColumn="0" w:firstRowLastColumn="0" w:lastRowFirstColumn="0" w:lastRowLastColumn="0"/>
            </w:pPr>
            <w:r w:rsidRPr="00E47154">
              <w:t>Format: YYYY-MM-DD</w:t>
            </w:r>
            <w:r w:rsidR="00794BDE">
              <w:t>.</w:t>
            </w:r>
          </w:p>
          <w:p w14:paraId="58C2A76A" w14:textId="77777777" w:rsidR="00A91B2E" w:rsidRDefault="00ED44EA" w:rsidP="00ED44EA">
            <w:pPr>
              <w:pStyle w:val="BodyText"/>
              <w:cnfStyle w:val="000000000000" w:firstRow="0" w:lastRow="0" w:firstColumn="0" w:lastColumn="0" w:oddVBand="0" w:evenVBand="0" w:oddHBand="0" w:evenHBand="0" w:firstRowFirstColumn="0" w:firstRowLastColumn="0" w:lastRowFirstColumn="0" w:lastRowLastColumn="0"/>
              <w:rPr>
                <w:rStyle w:val="Normal3"/>
                <w:b/>
              </w:rPr>
            </w:pPr>
            <w:r>
              <w:t>This field may not be known for some customers</w:t>
            </w:r>
            <w:r w:rsidR="00794BDE">
              <w:t>.</w:t>
            </w:r>
          </w:p>
        </w:tc>
      </w:tr>
      <w:tr w:rsidR="00A91B2E" w14:paraId="58C2A771"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6C" w14:textId="77777777" w:rsidR="00A91B2E" w:rsidRDefault="00831BB3" w:rsidP="00307B4C">
            <w:pPr>
              <w:pStyle w:val="BodyText"/>
              <w:rPr>
                <w:rStyle w:val="Normal3"/>
                <w:b/>
              </w:rPr>
            </w:pPr>
            <w:r>
              <w:t>C_LEGAL_ID</w:t>
            </w:r>
          </w:p>
        </w:tc>
        <w:tc>
          <w:tcPr>
            <w:tcW w:w="2126" w:type="dxa"/>
          </w:tcPr>
          <w:p w14:paraId="58C2A76D" w14:textId="77777777" w:rsidR="00A91B2E"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CHAR[24]</w:t>
            </w:r>
          </w:p>
        </w:tc>
        <w:tc>
          <w:tcPr>
            <w:tcW w:w="5049" w:type="dxa"/>
          </w:tcPr>
          <w:p w14:paraId="58C2A76E" w14:textId="77777777" w:rsidR="00ED44EA" w:rsidRPr="009F124C" w:rsidRDefault="00ED44EA" w:rsidP="00794BDE">
            <w:pPr>
              <w:ind w:left="360" w:hanging="360"/>
              <w:contextualSpacing/>
              <w:cnfStyle w:val="000000000000" w:firstRow="0" w:lastRow="0" w:firstColumn="0" w:lastColumn="0" w:oddVBand="0" w:evenVBand="0" w:oddHBand="0" w:evenHBand="0" w:firstRowFirstColumn="0" w:firstRowLastColumn="0" w:lastRowFirstColumn="0" w:lastRowLastColumn="0"/>
            </w:pPr>
            <w:r>
              <w:t>For BC, it is tax ident</w:t>
            </w:r>
            <w:r w:rsidRPr="00E5539C">
              <w:t>ification number</w:t>
            </w:r>
            <w:r w:rsidRPr="009F124C">
              <w:t xml:space="preserve"> (I</w:t>
            </w:r>
            <w:r>
              <w:t>ČO) or equivalent</w:t>
            </w:r>
            <w:r w:rsidRPr="00E47154">
              <w:t xml:space="preserve"> identification number</w:t>
            </w:r>
            <w:r>
              <w:t xml:space="preserve"> (e.g. for companies from foreign countries)</w:t>
            </w:r>
            <w:r w:rsidR="00794BDE">
              <w:t>.</w:t>
            </w:r>
          </w:p>
          <w:p w14:paraId="58C2A76F" w14:textId="77777777" w:rsidR="00ED44EA" w:rsidRDefault="00ED44EA" w:rsidP="00794BDE">
            <w:pPr>
              <w:contextualSpacing/>
              <w:cnfStyle w:val="000000000000" w:firstRow="0" w:lastRow="0" w:firstColumn="0" w:lastColumn="0" w:oddVBand="0" w:evenVBand="0" w:oddHBand="0" w:evenHBand="0" w:firstRowFirstColumn="0" w:firstRowLastColumn="0" w:lastRowFirstColumn="0" w:lastRowLastColumn="0"/>
            </w:pPr>
            <w:r>
              <w:t>For PC, it is birth number or equivalent</w:t>
            </w:r>
            <w:r w:rsidR="00794BDE">
              <w:t>.</w:t>
            </w:r>
            <w:r>
              <w:t xml:space="preserve"> (e.g. for foreigners)</w:t>
            </w:r>
            <w:r w:rsidR="00794BDE">
              <w:t>.</w:t>
            </w:r>
          </w:p>
          <w:p w14:paraId="58C2A770" w14:textId="77777777" w:rsidR="00A91B2E" w:rsidRDefault="00ED44EA" w:rsidP="00794BDE">
            <w:pPr>
              <w:pStyle w:val="BodyText"/>
              <w:cnfStyle w:val="000000000000" w:firstRow="0" w:lastRow="0" w:firstColumn="0" w:lastColumn="0" w:oddVBand="0" w:evenVBand="0" w:oddHBand="0" w:evenHBand="0" w:firstRowFirstColumn="0" w:firstRowLastColumn="0" w:lastRowFirstColumn="0" w:lastRowLastColumn="0"/>
              <w:rPr>
                <w:rStyle w:val="Normal3"/>
                <w:b/>
              </w:rPr>
            </w:pPr>
            <w:r>
              <w:t>This field may not be available</w:t>
            </w:r>
            <w:r w:rsidR="00794BDE">
              <w:t>.</w:t>
            </w:r>
          </w:p>
        </w:tc>
      </w:tr>
      <w:tr w:rsidR="00A91B2E" w14:paraId="58C2A777" w14:textId="77777777" w:rsidTr="0058252B">
        <w:tc>
          <w:tcPr>
            <w:cnfStyle w:val="001000000000" w:firstRow="0" w:lastRow="0" w:firstColumn="1" w:lastColumn="0" w:oddVBand="0" w:evenVBand="0" w:oddHBand="0" w:evenHBand="0" w:firstRowFirstColumn="0" w:firstRowLastColumn="0" w:lastRowFirstColumn="0" w:lastRowLastColumn="0"/>
            <w:tcW w:w="2532" w:type="dxa"/>
          </w:tcPr>
          <w:p w14:paraId="58C2A772" w14:textId="77777777" w:rsidR="00A91B2E" w:rsidRDefault="00831BB3" w:rsidP="00307B4C">
            <w:pPr>
              <w:pStyle w:val="BodyText"/>
              <w:rPr>
                <w:rStyle w:val="Normal3"/>
                <w:b/>
              </w:rPr>
            </w:pPr>
            <w:r>
              <w:t>C_NAME</w:t>
            </w:r>
          </w:p>
        </w:tc>
        <w:tc>
          <w:tcPr>
            <w:tcW w:w="2126" w:type="dxa"/>
          </w:tcPr>
          <w:p w14:paraId="58C2A773" w14:textId="77777777" w:rsidR="00A91B2E" w:rsidRDefault="00831BB3" w:rsidP="00307B4C">
            <w:pPr>
              <w:pStyle w:val="BodyText"/>
              <w:cnfStyle w:val="000000000000" w:firstRow="0" w:lastRow="0" w:firstColumn="0" w:lastColumn="0" w:oddVBand="0" w:evenVBand="0" w:oddHBand="0" w:evenHBand="0" w:firstRowFirstColumn="0" w:firstRowLastColumn="0" w:lastRowFirstColumn="0" w:lastRowLastColumn="0"/>
              <w:rPr>
                <w:rStyle w:val="Normal3"/>
                <w:b/>
              </w:rPr>
            </w:pPr>
            <w:r>
              <w:t>CHAR[64]</w:t>
            </w:r>
          </w:p>
        </w:tc>
        <w:tc>
          <w:tcPr>
            <w:tcW w:w="5049" w:type="dxa"/>
          </w:tcPr>
          <w:p w14:paraId="58C2A774" w14:textId="77777777" w:rsidR="00ED44EA" w:rsidRDefault="00ED44EA" w:rsidP="00ED44EA">
            <w:pPr>
              <w:ind w:left="360" w:hanging="360"/>
              <w:contextualSpacing/>
              <w:cnfStyle w:val="000000000000" w:firstRow="0" w:lastRow="0" w:firstColumn="0" w:lastColumn="0" w:oddVBand="0" w:evenVBand="0" w:oddHBand="0" w:evenHBand="0" w:firstRowFirstColumn="0" w:firstRowLastColumn="0" w:lastRowFirstColumn="0" w:lastRowLastColumn="0"/>
            </w:pPr>
            <w:r>
              <w:t>For BC, name of the company</w:t>
            </w:r>
            <w:r w:rsidR="00794BDE">
              <w:t>.</w:t>
            </w:r>
          </w:p>
          <w:p w14:paraId="58C2A775" w14:textId="77777777" w:rsidR="00ED44EA" w:rsidRDefault="00ED44EA" w:rsidP="00ED44EA">
            <w:pPr>
              <w:contextualSpacing/>
              <w:cnfStyle w:val="000000000000" w:firstRow="0" w:lastRow="0" w:firstColumn="0" w:lastColumn="0" w:oddVBand="0" w:evenVBand="0" w:oddHBand="0" w:evenHBand="0" w:firstRowFirstColumn="0" w:firstRowLastColumn="0" w:lastRowFirstColumn="0" w:lastRowLastColumn="0"/>
            </w:pPr>
            <w:r>
              <w:t xml:space="preserve">For PC, name and surname. </w:t>
            </w:r>
          </w:p>
          <w:p w14:paraId="58C2A776" w14:textId="77777777" w:rsidR="00A91B2E" w:rsidRDefault="00ED44EA" w:rsidP="00ED44EA">
            <w:pPr>
              <w:pStyle w:val="BodyText"/>
              <w:cnfStyle w:val="000000000000" w:firstRow="0" w:lastRow="0" w:firstColumn="0" w:lastColumn="0" w:oddVBand="0" w:evenVBand="0" w:oddHBand="0" w:evenHBand="0" w:firstRowFirstColumn="0" w:firstRowLastColumn="0" w:lastRowFirstColumn="0" w:lastRowLastColumn="0"/>
              <w:rPr>
                <w:rStyle w:val="Normal3"/>
                <w:b/>
              </w:rPr>
            </w:pPr>
            <w:r>
              <w:t>The field is generated from various sources and there is no fixed format. For some customers it can even be blank.</w:t>
            </w:r>
          </w:p>
        </w:tc>
      </w:tr>
    </w:tbl>
    <w:p w14:paraId="58C2A778" w14:textId="77777777" w:rsidR="001F2260" w:rsidRDefault="001F2260" w:rsidP="00307B4C">
      <w:pPr>
        <w:pStyle w:val="BodyText"/>
        <w:rPr>
          <w:rStyle w:val="Normal3"/>
        </w:rPr>
      </w:pPr>
    </w:p>
    <w:p w14:paraId="36327459" w14:textId="77777777" w:rsidR="00433901" w:rsidRDefault="00433901" w:rsidP="00307B4C">
      <w:pPr>
        <w:pStyle w:val="BodyText"/>
        <w:rPr>
          <w:ins w:id="186" w:author="Majda, Tomáš" w:date="2018-10-02T11:09:00Z"/>
          <w:rStyle w:val="Normal3"/>
          <w:b/>
        </w:rPr>
      </w:pPr>
    </w:p>
    <w:p w14:paraId="13326F04" w14:textId="77777777" w:rsidR="00433901" w:rsidRDefault="00433901" w:rsidP="00307B4C">
      <w:pPr>
        <w:pStyle w:val="BodyText"/>
        <w:rPr>
          <w:ins w:id="187" w:author="Majda, Tomáš" w:date="2018-10-02T11:09:00Z"/>
          <w:rStyle w:val="Normal3"/>
          <w:b/>
        </w:rPr>
      </w:pPr>
    </w:p>
    <w:p w14:paraId="58C2A779" w14:textId="340F28C4" w:rsidR="001F2260" w:rsidRPr="003118BC" w:rsidRDefault="001F2260" w:rsidP="00307B4C">
      <w:pPr>
        <w:pStyle w:val="BodyText"/>
        <w:rPr>
          <w:rStyle w:val="Normal3"/>
          <w:b/>
        </w:rPr>
      </w:pPr>
      <w:r w:rsidRPr="003118BC">
        <w:rPr>
          <w:rStyle w:val="Normal3"/>
          <w:b/>
        </w:rPr>
        <w:lastRenderedPageBreak/>
        <w:t>Account file:</w:t>
      </w:r>
    </w:p>
    <w:tbl>
      <w:tblPr>
        <w:tblStyle w:val="CGI-Table"/>
        <w:tblW w:w="0" w:type="auto"/>
        <w:tblLook w:val="04A0" w:firstRow="1" w:lastRow="0" w:firstColumn="1" w:lastColumn="0" w:noHBand="0" w:noVBand="1"/>
      </w:tblPr>
      <w:tblGrid>
        <w:gridCol w:w="2511"/>
        <w:gridCol w:w="2110"/>
        <w:gridCol w:w="4971"/>
      </w:tblGrid>
      <w:tr w:rsidR="00752CDF" w14:paraId="58C2A77D" w14:textId="77777777" w:rsidTr="009328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2" w:type="dxa"/>
          </w:tcPr>
          <w:p w14:paraId="58C2A77A" w14:textId="77777777" w:rsidR="00752CDF" w:rsidRDefault="00752CDF" w:rsidP="00607735">
            <w:pPr>
              <w:pStyle w:val="BodyText"/>
              <w:rPr>
                <w:rStyle w:val="Normal3"/>
                <w:b w:val="0"/>
              </w:rPr>
            </w:pPr>
            <w:r>
              <w:rPr>
                <w:rStyle w:val="Normal3"/>
                <w:b w:val="0"/>
              </w:rPr>
              <w:t>Column</w:t>
            </w:r>
          </w:p>
        </w:tc>
        <w:tc>
          <w:tcPr>
            <w:tcW w:w="2126" w:type="dxa"/>
          </w:tcPr>
          <w:p w14:paraId="58C2A77B" w14:textId="77777777" w:rsidR="00752CDF" w:rsidRDefault="00752CDF" w:rsidP="00607735">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Data type</w:t>
            </w:r>
          </w:p>
        </w:tc>
        <w:tc>
          <w:tcPr>
            <w:tcW w:w="5049" w:type="dxa"/>
          </w:tcPr>
          <w:p w14:paraId="58C2A77C" w14:textId="77777777" w:rsidR="00752CDF" w:rsidRDefault="00752CDF" w:rsidP="00607735">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Description</w:t>
            </w:r>
          </w:p>
        </w:tc>
      </w:tr>
      <w:tr w:rsidR="00752CDF" w14:paraId="58C2A783"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7E" w14:textId="77777777" w:rsidR="00752CDF" w:rsidRDefault="00152379" w:rsidP="00307B4C">
            <w:pPr>
              <w:pStyle w:val="BodyText"/>
              <w:rPr>
                <w:rStyle w:val="Normal3"/>
              </w:rPr>
            </w:pPr>
            <w:r>
              <w:t>A_DAY</w:t>
            </w:r>
          </w:p>
        </w:tc>
        <w:tc>
          <w:tcPr>
            <w:tcW w:w="2126" w:type="dxa"/>
          </w:tcPr>
          <w:p w14:paraId="58C2A77F" w14:textId="77777777" w:rsidR="00752CDF"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TIMESTAMP</w:t>
            </w:r>
          </w:p>
        </w:tc>
        <w:tc>
          <w:tcPr>
            <w:tcW w:w="5049" w:type="dxa"/>
          </w:tcPr>
          <w:p w14:paraId="58C2A780" w14:textId="77777777" w:rsidR="00D51204" w:rsidRPr="004D44D3"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T</w:t>
            </w:r>
            <w:r w:rsidRPr="004D44D3">
              <w:t xml:space="preserve">o which date the </w:t>
            </w:r>
            <w:r>
              <w:t>record</w:t>
            </w:r>
            <w:r w:rsidR="003357C9">
              <w:t xml:space="preserve"> is </w:t>
            </w:r>
            <w:r w:rsidRPr="004D44D3">
              <w:t>related</w:t>
            </w:r>
            <w:r>
              <w:t>.</w:t>
            </w:r>
          </w:p>
          <w:p w14:paraId="58C2A781" w14:textId="77777777" w:rsidR="00D51204" w:rsidRPr="00382497" w:rsidRDefault="00D51204" w:rsidP="003357C9">
            <w:pPr>
              <w:contextualSpacing/>
              <w:cnfStyle w:val="000000000000" w:firstRow="0" w:lastRow="0" w:firstColumn="0" w:lastColumn="0" w:oddVBand="0" w:evenVBand="0" w:oddHBand="0" w:evenHBand="0" w:firstRowFirstColumn="0" w:firstRowLastColumn="0" w:lastRowFirstColumn="0" w:lastRowLastColumn="0"/>
            </w:pPr>
            <w:r w:rsidRPr="00E47154">
              <w:t>Format: YYYY-MM-DD</w:t>
            </w:r>
            <w:r w:rsidR="003357C9">
              <w:t>.</w:t>
            </w:r>
            <w:r w:rsidRPr="00E47154">
              <w:t xml:space="preserve"> </w:t>
            </w:r>
          </w:p>
          <w:p w14:paraId="58C2A782" w14:textId="77777777" w:rsidR="00752CDF" w:rsidRDefault="00D51204" w:rsidP="00D51204">
            <w:pPr>
              <w:pStyle w:val="BodyText"/>
              <w:cnfStyle w:val="000000000000" w:firstRow="0" w:lastRow="0" w:firstColumn="0" w:lastColumn="0" w:oddVBand="0" w:evenVBand="0" w:oddHBand="0" w:evenHBand="0" w:firstRowFirstColumn="0" w:firstRowLastColumn="0" w:lastRowFirstColumn="0" w:lastRowLastColumn="0"/>
              <w:rPr>
                <w:rStyle w:val="Normal3"/>
              </w:rPr>
            </w:pPr>
            <w:r>
              <w:t>Field must be filled</w:t>
            </w:r>
            <w:r w:rsidR="003357C9">
              <w:t>.</w:t>
            </w:r>
          </w:p>
        </w:tc>
      </w:tr>
      <w:tr w:rsidR="00752CDF" w14:paraId="58C2A788"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84" w14:textId="77777777" w:rsidR="00752CDF" w:rsidRDefault="00152379" w:rsidP="00307B4C">
            <w:pPr>
              <w:pStyle w:val="BodyText"/>
              <w:rPr>
                <w:rStyle w:val="Normal3"/>
              </w:rPr>
            </w:pPr>
            <w:r>
              <w:t>A_C_ID</w:t>
            </w:r>
          </w:p>
        </w:tc>
        <w:tc>
          <w:tcPr>
            <w:tcW w:w="2126" w:type="dxa"/>
          </w:tcPr>
          <w:p w14:paraId="58C2A785" w14:textId="77777777" w:rsidR="00752CDF"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INTEGER</w:t>
            </w:r>
          </w:p>
        </w:tc>
        <w:tc>
          <w:tcPr>
            <w:tcW w:w="5049" w:type="dxa"/>
          </w:tcPr>
          <w:p w14:paraId="58C2A786" w14:textId="77777777" w:rsidR="00D51204"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ID of the customer to which the account belongs</w:t>
            </w:r>
            <w:r w:rsidR="003357C9">
              <w:t>.</w:t>
            </w:r>
          </w:p>
          <w:p w14:paraId="58C2A787" w14:textId="77777777" w:rsidR="00752CDF" w:rsidRDefault="003357C9" w:rsidP="00D51204">
            <w:pPr>
              <w:pStyle w:val="BodyText"/>
              <w:cnfStyle w:val="000000000000" w:firstRow="0" w:lastRow="0" w:firstColumn="0" w:lastColumn="0" w:oddVBand="0" w:evenVBand="0" w:oddHBand="0" w:evenHBand="0" w:firstRowFirstColumn="0" w:firstRowLastColumn="0" w:lastRowFirstColumn="0" w:lastRowLastColumn="0"/>
              <w:rPr>
                <w:rStyle w:val="Normal3"/>
              </w:rPr>
            </w:pPr>
            <w:r>
              <w:t xml:space="preserve">Same format as </w:t>
            </w:r>
            <w:r w:rsidR="00D51204">
              <w:t>CUSTOMER.C_ID</w:t>
            </w:r>
          </w:p>
        </w:tc>
      </w:tr>
      <w:tr w:rsidR="00024DA6" w14:paraId="58C2A78D"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89" w14:textId="77777777" w:rsidR="00024DA6" w:rsidRDefault="00152379" w:rsidP="00307B4C">
            <w:pPr>
              <w:pStyle w:val="BodyText"/>
              <w:rPr>
                <w:rStyle w:val="Normal3"/>
              </w:rPr>
            </w:pPr>
            <w:r>
              <w:t>A_IBAN</w:t>
            </w:r>
          </w:p>
        </w:tc>
        <w:tc>
          <w:tcPr>
            <w:tcW w:w="2126" w:type="dxa"/>
          </w:tcPr>
          <w:p w14:paraId="58C2A78A" w14:textId="77777777" w:rsidR="00024DA6"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CHAR[34]</w:t>
            </w:r>
          </w:p>
        </w:tc>
        <w:tc>
          <w:tcPr>
            <w:tcW w:w="5049" w:type="dxa"/>
          </w:tcPr>
          <w:p w14:paraId="58C2A78B" w14:textId="77777777" w:rsidR="00D51204"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IBAN of the account</w:t>
            </w:r>
            <w:r w:rsidR="003357C9">
              <w:t>.</w:t>
            </w:r>
          </w:p>
          <w:p w14:paraId="58C2A78C" w14:textId="77777777" w:rsidR="00024DA6" w:rsidRDefault="00D51204" w:rsidP="00D51204">
            <w:pPr>
              <w:pStyle w:val="BodyText"/>
              <w:cnfStyle w:val="000000000000" w:firstRow="0" w:lastRow="0" w:firstColumn="0" w:lastColumn="0" w:oddVBand="0" w:evenVBand="0" w:oddHBand="0" w:evenHBand="0" w:firstRowFirstColumn="0" w:firstRowLastColumn="0" w:lastRowFirstColumn="0" w:lastRowLastColumn="0"/>
              <w:rPr>
                <w:rStyle w:val="Normal3"/>
              </w:rPr>
            </w:pPr>
            <w:r>
              <w:t>Up to 35 alphanumeric characters</w:t>
            </w:r>
            <w:r w:rsidR="003357C9">
              <w:t>.</w:t>
            </w:r>
          </w:p>
        </w:tc>
      </w:tr>
      <w:tr w:rsidR="00024DA6" w14:paraId="58C2A791"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8E" w14:textId="77777777" w:rsidR="00024DA6" w:rsidRDefault="00152379" w:rsidP="00307B4C">
            <w:pPr>
              <w:pStyle w:val="BodyText"/>
              <w:rPr>
                <w:rStyle w:val="Normal3"/>
              </w:rPr>
            </w:pPr>
            <w:r>
              <w:t>A_CURRENCY</w:t>
            </w:r>
          </w:p>
        </w:tc>
        <w:tc>
          <w:tcPr>
            <w:tcW w:w="2126" w:type="dxa"/>
          </w:tcPr>
          <w:p w14:paraId="58C2A78F" w14:textId="77777777" w:rsidR="00024DA6"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CHAR[3]</w:t>
            </w:r>
          </w:p>
        </w:tc>
        <w:tc>
          <w:tcPr>
            <w:tcW w:w="5049" w:type="dxa"/>
          </w:tcPr>
          <w:p w14:paraId="58C2A790" w14:textId="77777777" w:rsidR="00024DA6" w:rsidRDefault="00D51204"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“EUR” Only Euro accounts are considered.</w:t>
            </w:r>
          </w:p>
        </w:tc>
      </w:tr>
      <w:tr w:rsidR="00024DA6" w14:paraId="58C2A797"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92" w14:textId="77777777" w:rsidR="00024DA6" w:rsidRDefault="00152379" w:rsidP="00307B4C">
            <w:pPr>
              <w:pStyle w:val="BodyText"/>
              <w:rPr>
                <w:rStyle w:val="Normal3"/>
              </w:rPr>
            </w:pPr>
            <w:r>
              <w:t>A_F_ID</w:t>
            </w:r>
          </w:p>
        </w:tc>
        <w:tc>
          <w:tcPr>
            <w:tcW w:w="2126" w:type="dxa"/>
          </w:tcPr>
          <w:p w14:paraId="58C2A793" w14:textId="77777777" w:rsidR="00024DA6"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INTEGER</w:t>
            </w:r>
          </w:p>
        </w:tc>
        <w:tc>
          <w:tcPr>
            <w:tcW w:w="5049" w:type="dxa"/>
          </w:tcPr>
          <w:p w14:paraId="58C2A794" w14:textId="77777777" w:rsidR="00D51204" w:rsidRDefault="003357C9"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 xml:space="preserve">ID of the home filial of the </w:t>
            </w:r>
            <w:r w:rsidR="00D51204">
              <w:t>Bank which is taking care about this account</w:t>
            </w:r>
          </w:p>
          <w:p w14:paraId="58C2A795" w14:textId="77777777" w:rsidR="00D51204" w:rsidRDefault="003357C9"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 xml:space="preserve">Whole positive number, non zero, up to 10 decimal </w:t>
            </w:r>
            <w:r w:rsidR="00D51204">
              <w:t>digits</w:t>
            </w:r>
            <w:r>
              <w:t>.</w:t>
            </w:r>
          </w:p>
          <w:p w14:paraId="58C2A796" w14:textId="77777777" w:rsidR="00024DA6" w:rsidRDefault="00D51204" w:rsidP="00D51204">
            <w:pPr>
              <w:pStyle w:val="BodyText"/>
              <w:cnfStyle w:val="000000000000" w:firstRow="0" w:lastRow="0" w:firstColumn="0" w:lastColumn="0" w:oddVBand="0" w:evenVBand="0" w:oddHBand="0" w:evenHBand="0" w:firstRowFirstColumn="0" w:firstRowLastColumn="0" w:lastRowFirstColumn="0" w:lastRowLastColumn="0"/>
              <w:rPr>
                <w:rStyle w:val="Normal3"/>
              </w:rPr>
            </w:pPr>
            <w:r>
              <w:t>This field has to be filled</w:t>
            </w:r>
            <w:r w:rsidR="003357C9">
              <w:t>.</w:t>
            </w:r>
          </w:p>
        </w:tc>
      </w:tr>
      <w:tr w:rsidR="00024DA6" w14:paraId="58C2A79F" w14:textId="77777777" w:rsidTr="00932883">
        <w:tc>
          <w:tcPr>
            <w:cnfStyle w:val="001000000000" w:firstRow="0" w:lastRow="0" w:firstColumn="1" w:lastColumn="0" w:oddVBand="0" w:evenVBand="0" w:oddHBand="0" w:evenHBand="0" w:firstRowFirstColumn="0" w:firstRowLastColumn="0" w:lastRowFirstColumn="0" w:lastRowLastColumn="0"/>
            <w:tcW w:w="2532" w:type="dxa"/>
          </w:tcPr>
          <w:p w14:paraId="58C2A798" w14:textId="77777777" w:rsidR="00024DA6" w:rsidRDefault="00152379" w:rsidP="00307B4C">
            <w:pPr>
              <w:pStyle w:val="BodyText"/>
              <w:rPr>
                <w:rStyle w:val="Normal3"/>
              </w:rPr>
            </w:pPr>
            <w:r>
              <w:t>A_TYPE</w:t>
            </w:r>
          </w:p>
        </w:tc>
        <w:tc>
          <w:tcPr>
            <w:tcW w:w="2126" w:type="dxa"/>
          </w:tcPr>
          <w:p w14:paraId="58C2A799" w14:textId="77777777" w:rsidR="00024DA6" w:rsidRDefault="00152379"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CHAR[2]</w:t>
            </w:r>
          </w:p>
        </w:tc>
        <w:tc>
          <w:tcPr>
            <w:tcW w:w="5049" w:type="dxa"/>
          </w:tcPr>
          <w:p w14:paraId="58C2A79A" w14:textId="77777777" w:rsidR="00D51204"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“CH” for checking account</w:t>
            </w:r>
          </w:p>
          <w:p w14:paraId="58C2A79B" w14:textId="77777777" w:rsidR="00D51204"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“S” for savings account</w:t>
            </w:r>
          </w:p>
          <w:p w14:paraId="58C2A79C" w14:textId="77777777" w:rsidR="00D51204" w:rsidRDefault="00D51204"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“CD” for certificate deposit</w:t>
            </w:r>
          </w:p>
          <w:p w14:paraId="58C2A79D" w14:textId="77777777" w:rsidR="00D51204" w:rsidRDefault="003357C9" w:rsidP="003357C9">
            <w:pPr>
              <w:ind w:left="360" w:hanging="360"/>
              <w:contextualSpacing/>
              <w:cnfStyle w:val="000000000000" w:firstRow="0" w:lastRow="0" w:firstColumn="0" w:lastColumn="0" w:oddVBand="0" w:evenVBand="0" w:oddHBand="0" w:evenHBand="0" w:firstRowFirstColumn="0" w:firstRowLastColumn="0" w:lastRowFirstColumn="0" w:lastRowLastColumn="0"/>
            </w:pPr>
            <w:r>
              <w:t xml:space="preserve">“MM” for money market </w:t>
            </w:r>
            <w:r w:rsidR="00D51204">
              <w:t>account</w:t>
            </w:r>
          </w:p>
          <w:p w14:paraId="58C2A79E" w14:textId="77777777" w:rsidR="00024DA6" w:rsidRDefault="00D51204" w:rsidP="00D51204">
            <w:pPr>
              <w:pStyle w:val="BodyText"/>
              <w:cnfStyle w:val="000000000000" w:firstRow="0" w:lastRow="0" w:firstColumn="0" w:lastColumn="0" w:oddVBand="0" w:evenVBand="0" w:oddHBand="0" w:evenHBand="0" w:firstRowFirstColumn="0" w:firstRowLastColumn="0" w:lastRowFirstColumn="0" w:lastRowLastColumn="0"/>
              <w:rPr>
                <w:rStyle w:val="Normal3"/>
              </w:rPr>
            </w:pPr>
            <w:r>
              <w:t>“IR” for individual retirement</w:t>
            </w:r>
          </w:p>
        </w:tc>
      </w:tr>
    </w:tbl>
    <w:p w14:paraId="58C2A7A0" w14:textId="77777777" w:rsidR="001F2260" w:rsidRDefault="001F2260" w:rsidP="00307B4C">
      <w:pPr>
        <w:pStyle w:val="BodyText"/>
        <w:rPr>
          <w:rStyle w:val="Normal3"/>
        </w:rPr>
      </w:pPr>
    </w:p>
    <w:p w14:paraId="2DED2A1F" w14:textId="77777777" w:rsidR="00433901" w:rsidRDefault="00433901" w:rsidP="00307B4C">
      <w:pPr>
        <w:pStyle w:val="BodyText"/>
        <w:rPr>
          <w:ins w:id="188" w:author="Majda, Tomáš" w:date="2018-10-02T11:09:00Z"/>
          <w:rStyle w:val="Normal3"/>
          <w:b/>
        </w:rPr>
      </w:pPr>
    </w:p>
    <w:p w14:paraId="7FBEEE55" w14:textId="77777777" w:rsidR="00433901" w:rsidRDefault="00433901" w:rsidP="00307B4C">
      <w:pPr>
        <w:pStyle w:val="BodyText"/>
        <w:rPr>
          <w:ins w:id="189" w:author="Majda, Tomáš" w:date="2018-10-02T11:09:00Z"/>
          <w:rStyle w:val="Normal3"/>
          <w:b/>
        </w:rPr>
      </w:pPr>
    </w:p>
    <w:p w14:paraId="0E598381" w14:textId="77777777" w:rsidR="00433901" w:rsidRDefault="00433901" w:rsidP="00307B4C">
      <w:pPr>
        <w:pStyle w:val="BodyText"/>
        <w:rPr>
          <w:ins w:id="190" w:author="Majda, Tomáš" w:date="2018-10-02T11:09:00Z"/>
          <w:rStyle w:val="Normal3"/>
          <w:b/>
        </w:rPr>
      </w:pPr>
    </w:p>
    <w:p w14:paraId="435B00AB" w14:textId="77777777" w:rsidR="00433901" w:rsidRDefault="00433901" w:rsidP="00307B4C">
      <w:pPr>
        <w:pStyle w:val="BodyText"/>
        <w:rPr>
          <w:ins w:id="191" w:author="Majda, Tomáš" w:date="2018-10-02T11:09:00Z"/>
          <w:rStyle w:val="Normal3"/>
          <w:b/>
        </w:rPr>
      </w:pPr>
    </w:p>
    <w:p w14:paraId="2095346B" w14:textId="77777777" w:rsidR="00433901" w:rsidRDefault="00433901" w:rsidP="00307B4C">
      <w:pPr>
        <w:pStyle w:val="BodyText"/>
        <w:rPr>
          <w:ins w:id="192" w:author="Majda, Tomáš" w:date="2018-10-02T11:09:00Z"/>
          <w:rStyle w:val="Normal3"/>
          <w:b/>
        </w:rPr>
      </w:pPr>
    </w:p>
    <w:p w14:paraId="02AD3204" w14:textId="77777777" w:rsidR="00433901" w:rsidRDefault="00433901" w:rsidP="00307B4C">
      <w:pPr>
        <w:pStyle w:val="BodyText"/>
        <w:rPr>
          <w:ins w:id="193" w:author="Majda, Tomáš" w:date="2018-10-02T11:09:00Z"/>
          <w:rStyle w:val="Normal3"/>
          <w:b/>
        </w:rPr>
      </w:pPr>
    </w:p>
    <w:p w14:paraId="19A1D8DA" w14:textId="77777777" w:rsidR="00433901" w:rsidRDefault="00433901" w:rsidP="00307B4C">
      <w:pPr>
        <w:pStyle w:val="BodyText"/>
        <w:rPr>
          <w:ins w:id="194" w:author="Majda, Tomáš" w:date="2018-10-02T11:09:00Z"/>
          <w:rStyle w:val="Normal3"/>
          <w:b/>
        </w:rPr>
      </w:pPr>
    </w:p>
    <w:p w14:paraId="5A4E1F70" w14:textId="77777777" w:rsidR="00433901" w:rsidRDefault="00433901" w:rsidP="00307B4C">
      <w:pPr>
        <w:pStyle w:val="BodyText"/>
        <w:rPr>
          <w:ins w:id="195" w:author="Majda, Tomáš" w:date="2018-10-02T11:09:00Z"/>
          <w:rStyle w:val="Normal3"/>
          <w:b/>
        </w:rPr>
      </w:pPr>
    </w:p>
    <w:p w14:paraId="68FFA852" w14:textId="77777777" w:rsidR="00433901" w:rsidRDefault="00433901" w:rsidP="00307B4C">
      <w:pPr>
        <w:pStyle w:val="BodyText"/>
        <w:rPr>
          <w:ins w:id="196" w:author="Majda, Tomáš" w:date="2018-10-02T11:09:00Z"/>
          <w:rStyle w:val="Normal3"/>
          <w:b/>
        </w:rPr>
      </w:pPr>
    </w:p>
    <w:p w14:paraId="47D05B05" w14:textId="77777777" w:rsidR="00433901" w:rsidRDefault="00433901" w:rsidP="00307B4C">
      <w:pPr>
        <w:pStyle w:val="BodyText"/>
        <w:rPr>
          <w:ins w:id="197" w:author="Majda, Tomáš" w:date="2018-10-02T11:09:00Z"/>
          <w:rStyle w:val="Normal3"/>
          <w:b/>
        </w:rPr>
      </w:pPr>
    </w:p>
    <w:p w14:paraId="58C2A7A1" w14:textId="2760CE20" w:rsidR="001F2260" w:rsidRPr="001673B0" w:rsidRDefault="001F2260" w:rsidP="00307B4C">
      <w:pPr>
        <w:pStyle w:val="BodyText"/>
        <w:rPr>
          <w:rStyle w:val="Normal3"/>
          <w:b/>
        </w:rPr>
      </w:pPr>
      <w:r w:rsidRPr="003118BC">
        <w:rPr>
          <w:rStyle w:val="Normal3"/>
          <w:b/>
        </w:rPr>
        <w:lastRenderedPageBreak/>
        <w:t>Tr</w:t>
      </w:r>
      <w:r w:rsidR="001673B0">
        <w:rPr>
          <w:rStyle w:val="Normal3"/>
          <w:b/>
        </w:rPr>
        <w:t>ansaction file:</w:t>
      </w:r>
    </w:p>
    <w:tbl>
      <w:tblPr>
        <w:tblStyle w:val="CGI-Table"/>
        <w:tblW w:w="0" w:type="auto"/>
        <w:tblLook w:val="04A0" w:firstRow="1" w:lastRow="0" w:firstColumn="1" w:lastColumn="0" w:noHBand="0" w:noVBand="1"/>
      </w:tblPr>
      <w:tblGrid>
        <w:gridCol w:w="2511"/>
        <w:gridCol w:w="2110"/>
        <w:gridCol w:w="4971"/>
      </w:tblGrid>
      <w:tr w:rsidR="00954622" w14:paraId="58C2A7A5" w14:textId="77777777" w:rsidTr="002475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2" w:type="dxa"/>
          </w:tcPr>
          <w:p w14:paraId="58C2A7A2" w14:textId="77777777" w:rsidR="00954622" w:rsidRDefault="00954622" w:rsidP="00607735">
            <w:pPr>
              <w:pStyle w:val="BodyText"/>
              <w:rPr>
                <w:rStyle w:val="Normal3"/>
                <w:b w:val="0"/>
              </w:rPr>
            </w:pPr>
            <w:r>
              <w:rPr>
                <w:rStyle w:val="Normal3"/>
                <w:b w:val="0"/>
              </w:rPr>
              <w:t>Column</w:t>
            </w:r>
          </w:p>
        </w:tc>
        <w:tc>
          <w:tcPr>
            <w:tcW w:w="2126" w:type="dxa"/>
          </w:tcPr>
          <w:p w14:paraId="58C2A7A3" w14:textId="77777777" w:rsidR="00954622" w:rsidRDefault="00954622" w:rsidP="00607735">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Data type</w:t>
            </w:r>
          </w:p>
        </w:tc>
        <w:tc>
          <w:tcPr>
            <w:tcW w:w="5049" w:type="dxa"/>
          </w:tcPr>
          <w:p w14:paraId="58C2A7A4" w14:textId="77777777" w:rsidR="00954622" w:rsidRDefault="00954622" w:rsidP="00607735">
            <w:pPr>
              <w:pStyle w:val="BodyText"/>
              <w:cnfStyle w:val="100000000000" w:firstRow="1" w:lastRow="0" w:firstColumn="0" w:lastColumn="0" w:oddVBand="0" w:evenVBand="0" w:oddHBand="0" w:evenHBand="0" w:firstRowFirstColumn="0" w:firstRowLastColumn="0" w:lastRowFirstColumn="0" w:lastRowLastColumn="0"/>
              <w:rPr>
                <w:rStyle w:val="Normal3"/>
                <w:b w:val="0"/>
              </w:rPr>
            </w:pPr>
            <w:r>
              <w:rPr>
                <w:rStyle w:val="Normal3"/>
                <w:b w:val="0"/>
              </w:rPr>
              <w:t>Description</w:t>
            </w:r>
          </w:p>
        </w:tc>
      </w:tr>
      <w:tr w:rsidR="00954622" w14:paraId="58C2A7AB"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A6" w14:textId="77777777" w:rsidR="00954622" w:rsidRDefault="00411095" w:rsidP="00307B4C">
            <w:pPr>
              <w:pStyle w:val="BodyText"/>
              <w:rPr>
                <w:rStyle w:val="Normal3"/>
              </w:rPr>
            </w:pPr>
            <w:r>
              <w:t>T_DAY</w:t>
            </w:r>
          </w:p>
        </w:tc>
        <w:tc>
          <w:tcPr>
            <w:tcW w:w="2126" w:type="dxa"/>
          </w:tcPr>
          <w:p w14:paraId="58C2A7A7" w14:textId="77777777" w:rsidR="00954622" w:rsidRDefault="00411095"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TIMESTAMP</w:t>
            </w:r>
          </w:p>
        </w:tc>
        <w:tc>
          <w:tcPr>
            <w:tcW w:w="5049" w:type="dxa"/>
          </w:tcPr>
          <w:p w14:paraId="58C2A7A8" w14:textId="77777777" w:rsidR="00411095" w:rsidRPr="004D44D3" w:rsidRDefault="00411095"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T</w:t>
            </w:r>
            <w:r w:rsidRPr="004D44D3">
              <w:t xml:space="preserve">o which date the </w:t>
            </w:r>
            <w:r>
              <w:t>record</w:t>
            </w:r>
            <w:r w:rsidRPr="004D44D3">
              <w:t xml:space="preserve"> is related</w:t>
            </w:r>
            <w:r>
              <w:t>.</w:t>
            </w:r>
          </w:p>
          <w:p w14:paraId="58C2A7A9" w14:textId="77777777" w:rsidR="00411095" w:rsidRPr="00382497" w:rsidRDefault="00411095"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rsidRPr="00E47154">
              <w:t>Format: YYYY-MM-DD</w:t>
            </w:r>
            <w:r w:rsidR="00D7743F">
              <w:t>.</w:t>
            </w:r>
            <w:r w:rsidRPr="00E47154">
              <w:t xml:space="preserve"> </w:t>
            </w:r>
          </w:p>
          <w:p w14:paraId="58C2A7AA" w14:textId="77777777" w:rsidR="00954622" w:rsidRDefault="00411095" w:rsidP="00411095">
            <w:pPr>
              <w:pStyle w:val="BodyText"/>
              <w:cnfStyle w:val="000000000000" w:firstRow="0" w:lastRow="0" w:firstColumn="0" w:lastColumn="0" w:oddVBand="0" w:evenVBand="0" w:oddHBand="0" w:evenHBand="0" w:firstRowFirstColumn="0" w:firstRowLastColumn="0" w:lastRowFirstColumn="0" w:lastRowLastColumn="0"/>
              <w:rPr>
                <w:rStyle w:val="Normal3"/>
              </w:rPr>
            </w:pPr>
            <w:r>
              <w:t>Field must be filled</w:t>
            </w:r>
            <w:r w:rsidR="00D7743F">
              <w:t>.</w:t>
            </w:r>
          </w:p>
        </w:tc>
      </w:tr>
      <w:tr w:rsidR="00205264" w14:paraId="58C2A7AF"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AC" w14:textId="77777777" w:rsidR="00205264" w:rsidRDefault="00411095" w:rsidP="00307B4C">
            <w:pPr>
              <w:pStyle w:val="BodyText"/>
              <w:rPr>
                <w:rStyle w:val="Normal3"/>
              </w:rPr>
            </w:pPr>
            <w:r>
              <w:t>T_A_IBAN</w:t>
            </w:r>
          </w:p>
        </w:tc>
        <w:tc>
          <w:tcPr>
            <w:tcW w:w="2126" w:type="dxa"/>
          </w:tcPr>
          <w:p w14:paraId="58C2A7AD" w14:textId="77777777" w:rsidR="00205264" w:rsidRDefault="00411095"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CHAR[34]</w:t>
            </w:r>
          </w:p>
        </w:tc>
        <w:tc>
          <w:tcPr>
            <w:tcW w:w="5049" w:type="dxa"/>
          </w:tcPr>
          <w:p w14:paraId="58C2A7AE" w14:textId="77777777" w:rsidR="00205264" w:rsidRDefault="00411095"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IBAN of the account to which this transaction is related</w:t>
            </w:r>
          </w:p>
        </w:tc>
      </w:tr>
      <w:tr w:rsidR="00205264" w14:paraId="58C2A7B5"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B0" w14:textId="77777777" w:rsidR="00205264" w:rsidRDefault="00411095" w:rsidP="00307B4C">
            <w:pPr>
              <w:pStyle w:val="BodyText"/>
              <w:rPr>
                <w:rStyle w:val="Normal3"/>
              </w:rPr>
            </w:pPr>
            <w:r>
              <w:t>T_NUMB</w:t>
            </w:r>
          </w:p>
        </w:tc>
        <w:tc>
          <w:tcPr>
            <w:tcW w:w="2126" w:type="dxa"/>
          </w:tcPr>
          <w:p w14:paraId="58C2A7B1" w14:textId="77777777" w:rsidR="00205264" w:rsidRDefault="00411095"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INTEGER</w:t>
            </w:r>
          </w:p>
        </w:tc>
        <w:tc>
          <w:tcPr>
            <w:tcW w:w="5049" w:type="dxa"/>
          </w:tcPr>
          <w:p w14:paraId="58C2A7B2" w14:textId="77777777" w:rsidR="00411095" w:rsidRDefault="00411095"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This is the order of the transaction on this account.</w:t>
            </w:r>
          </w:p>
          <w:p w14:paraId="58C2A7B3" w14:textId="77777777" w:rsidR="00411095" w:rsidRDefault="00411095"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Transactions belonging to one account must be ordered and the order must be stored.</w:t>
            </w:r>
          </w:p>
          <w:p w14:paraId="58C2A7B4" w14:textId="77777777" w:rsidR="00205264" w:rsidRDefault="00411095" w:rsidP="00411095">
            <w:pPr>
              <w:pStyle w:val="BodyText"/>
              <w:cnfStyle w:val="000000000000" w:firstRow="0" w:lastRow="0" w:firstColumn="0" w:lastColumn="0" w:oddVBand="0" w:evenVBand="0" w:oddHBand="0" w:evenHBand="0" w:firstRowFirstColumn="0" w:firstRowLastColumn="0" w:lastRowFirstColumn="0" w:lastRowLastColumn="0"/>
              <w:rPr>
                <w:rStyle w:val="Normal3"/>
              </w:rPr>
            </w:pPr>
            <w:r>
              <w:t>First transaction on the account even has order one. The order is increased with each transaction regardless of type or date.</w:t>
            </w:r>
          </w:p>
        </w:tc>
      </w:tr>
      <w:tr w:rsidR="00205264" w14:paraId="58C2A7BA"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B6" w14:textId="77777777" w:rsidR="00205264" w:rsidRDefault="009B2EF4" w:rsidP="00307B4C">
            <w:pPr>
              <w:pStyle w:val="BodyText"/>
              <w:rPr>
                <w:rStyle w:val="Normal3"/>
              </w:rPr>
            </w:pPr>
            <w:r>
              <w:t>T_DATE</w:t>
            </w:r>
          </w:p>
        </w:tc>
        <w:tc>
          <w:tcPr>
            <w:tcW w:w="2126" w:type="dxa"/>
          </w:tcPr>
          <w:p w14:paraId="58C2A7B7" w14:textId="77777777" w:rsidR="00205264" w:rsidRDefault="009B2EF4"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TIMESTAMP</w:t>
            </w:r>
          </w:p>
        </w:tc>
        <w:tc>
          <w:tcPr>
            <w:tcW w:w="5049" w:type="dxa"/>
          </w:tcPr>
          <w:p w14:paraId="58C2A7B8" w14:textId="77777777" w:rsidR="009B2EF4" w:rsidRDefault="009B2EF4"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Timestamp of the transaction</w:t>
            </w:r>
            <w:r w:rsidR="00D7743F">
              <w:t>.</w:t>
            </w:r>
          </w:p>
          <w:p w14:paraId="58C2A7B9" w14:textId="77777777" w:rsidR="00205264" w:rsidRDefault="009B2EF4" w:rsidP="009B2EF4">
            <w:pPr>
              <w:pStyle w:val="BodyText"/>
              <w:cnfStyle w:val="000000000000" w:firstRow="0" w:lastRow="0" w:firstColumn="0" w:lastColumn="0" w:oddVBand="0" w:evenVBand="0" w:oddHBand="0" w:evenHBand="0" w:firstRowFirstColumn="0" w:firstRowLastColumn="0" w:lastRowFirstColumn="0" w:lastRowLastColumn="0"/>
              <w:rPr>
                <w:rStyle w:val="Normal3"/>
              </w:rPr>
            </w:pPr>
            <w:r w:rsidRPr="00E47154">
              <w:t>Format: YYYY-MM-DD HH:MM.SS.mmm</w:t>
            </w:r>
          </w:p>
        </w:tc>
      </w:tr>
      <w:tr w:rsidR="00205264" w14:paraId="58C2A7BF"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BB" w14:textId="77777777" w:rsidR="00205264" w:rsidRDefault="009B2EF4" w:rsidP="00307B4C">
            <w:pPr>
              <w:pStyle w:val="BodyText"/>
              <w:rPr>
                <w:rStyle w:val="Normal3"/>
              </w:rPr>
            </w:pPr>
            <w:r>
              <w:t>T_INTERNAL</w:t>
            </w:r>
          </w:p>
        </w:tc>
        <w:tc>
          <w:tcPr>
            <w:tcW w:w="2126" w:type="dxa"/>
          </w:tcPr>
          <w:p w14:paraId="58C2A7BC" w14:textId="77777777" w:rsidR="00205264" w:rsidRDefault="009B2EF4"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CHAR[1]</w:t>
            </w:r>
          </w:p>
        </w:tc>
        <w:tc>
          <w:tcPr>
            <w:tcW w:w="5049" w:type="dxa"/>
          </w:tcPr>
          <w:p w14:paraId="58C2A7BD" w14:textId="77777777" w:rsidR="009B2EF4" w:rsidRDefault="009B2EF4"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“I” for internal transaction (transaction between two accounts of the same customer)</w:t>
            </w:r>
          </w:p>
          <w:p w14:paraId="58C2A7BE" w14:textId="77777777" w:rsidR="00205264" w:rsidRDefault="009B2EF4" w:rsidP="009B2EF4">
            <w:pPr>
              <w:pStyle w:val="BodyText"/>
              <w:cnfStyle w:val="000000000000" w:firstRow="0" w:lastRow="0" w:firstColumn="0" w:lastColumn="0" w:oddVBand="0" w:evenVBand="0" w:oddHBand="0" w:evenHBand="0" w:firstRowFirstColumn="0" w:firstRowLastColumn="0" w:lastRowFirstColumn="0" w:lastRowLastColumn="0"/>
              <w:rPr>
                <w:rStyle w:val="Normal3"/>
              </w:rPr>
            </w:pPr>
            <w:r>
              <w:t>“” blank otherwise</w:t>
            </w:r>
          </w:p>
        </w:tc>
      </w:tr>
      <w:tr w:rsidR="00205264" w14:paraId="58C2A7C6"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C0" w14:textId="77777777" w:rsidR="00205264" w:rsidRDefault="00C9077D" w:rsidP="00307B4C">
            <w:pPr>
              <w:pStyle w:val="BodyText"/>
              <w:rPr>
                <w:rStyle w:val="Normal3"/>
              </w:rPr>
            </w:pPr>
            <w:r>
              <w:t>T_DIRECTION</w:t>
            </w:r>
          </w:p>
        </w:tc>
        <w:tc>
          <w:tcPr>
            <w:tcW w:w="2126" w:type="dxa"/>
          </w:tcPr>
          <w:p w14:paraId="58C2A7C1" w14:textId="77777777" w:rsidR="00205264" w:rsidRDefault="00C9077D"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CHAR[1]</w:t>
            </w:r>
          </w:p>
        </w:tc>
        <w:tc>
          <w:tcPr>
            <w:tcW w:w="5049" w:type="dxa"/>
          </w:tcPr>
          <w:p w14:paraId="58C2A7C2" w14:textId="77777777" w:rsidR="00C9077D" w:rsidRDefault="00C9077D"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Direction</w:t>
            </w:r>
            <w:r w:rsidR="00D7743F">
              <w:t>.</w:t>
            </w:r>
          </w:p>
          <w:p w14:paraId="58C2A7C3" w14:textId="77777777" w:rsidR="00C9077D" w:rsidRDefault="00C9077D"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One character identification of the transaction direction:</w:t>
            </w:r>
          </w:p>
          <w:p w14:paraId="58C2A7C4" w14:textId="77777777" w:rsidR="00C9077D" w:rsidRDefault="00C9077D"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“C” for credit booking (incoming transaction)</w:t>
            </w:r>
          </w:p>
          <w:p w14:paraId="58C2A7C5" w14:textId="77777777" w:rsidR="00205264" w:rsidRDefault="00C9077D" w:rsidP="00C9077D">
            <w:pPr>
              <w:pStyle w:val="BodyText"/>
              <w:cnfStyle w:val="000000000000" w:firstRow="0" w:lastRow="0" w:firstColumn="0" w:lastColumn="0" w:oddVBand="0" w:evenVBand="0" w:oddHBand="0" w:evenHBand="0" w:firstRowFirstColumn="0" w:firstRowLastColumn="0" w:lastRowFirstColumn="0" w:lastRowLastColumn="0"/>
              <w:rPr>
                <w:rStyle w:val="Normal3"/>
              </w:rPr>
            </w:pPr>
            <w:r>
              <w:t>“D” for debit booking (outgoing transaction)</w:t>
            </w:r>
          </w:p>
        </w:tc>
      </w:tr>
      <w:tr w:rsidR="00205264" w14:paraId="58C2A7DC"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C7" w14:textId="77777777" w:rsidR="00205264" w:rsidRDefault="00D60FE0" w:rsidP="00307B4C">
            <w:pPr>
              <w:pStyle w:val="BodyText"/>
              <w:rPr>
                <w:rStyle w:val="Normal3"/>
              </w:rPr>
            </w:pPr>
            <w:r>
              <w:t>T_TYPE</w:t>
            </w:r>
          </w:p>
        </w:tc>
        <w:tc>
          <w:tcPr>
            <w:tcW w:w="2126" w:type="dxa"/>
          </w:tcPr>
          <w:p w14:paraId="58C2A7C8" w14:textId="77777777" w:rsidR="00205264" w:rsidRDefault="00D60FE0"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CHAR[3]</w:t>
            </w:r>
          </w:p>
        </w:tc>
        <w:tc>
          <w:tcPr>
            <w:tcW w:w="5049" w:type="dxa"/>
          </w:tcPr>
          <w:p w14:paraId="58C2A7C9"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rsidRPr="004D44D3">
              <w:t>Type of the payment</w:t>
            </w:r>
            <w:r w:rsidR="00D7743F">
              <w:t>.</w:t>
            </w:r>
            <w:r>
              <w:t xml:space="preserve"> </w:t>
            </w:r>
          </w:p>
          <w:p w14:paraId="58C2A7CA"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“MAM” Monthly account maintenance</w:t>
            </w:r>
          </w:p>
          <w:p w14:paraId="58C2A7CB"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“ASE” Account statement electronic form</w:t>
            </w:r>
          </w:p>
          <w:p w14:paraId="58C2A7CC"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“ASP” Account statement paper form</w:t>
            </w:r>
          </w:p>
          <w:p w14:paraId="58C2A7CD"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“IP” Incoming payment</w:t>
            </w:r>
          </w:p>
          <w:p w14:paraId="58C2A7CE"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“OO” Outgoing online payment</w:t>
            </w:r>
          </w:p>
          <w:p w14:paraId="58C2A7CF"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“OP” Outgoing payment other</w:t>
            </w:r>
          </w:p>
          <w:p w14:paraId="58C2A7D0"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“UP” Urgent payment</w:t>
            </w:r>
          </w:p>
          <w:p w14:paraId="58C2A7D1"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“UC” Uncategorized credit booking</w:t>
            </w:r>
          </w:p>
          <w:p w14:paraId="58C2A7D2"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rsidRPr="004D44D3">
              <w:t>“UD” Uncategorized debit booking</w:t>
            </w:r>
          </w:p>
          <w:p w14:paraId="58C2A7D3"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“SO” Standing order</w:t>
            </w:r>
          </w:p>
          <w:p w14:paraId="58C2A7D4"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lastRenderedPageBreak/>
              <w:t>“SIP” SIPO</w:t>
            </w:r>
          </w:p>
          <w:p w14:paraId="58C2A7D5"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“SEP” SEPA payment</w:t>
            </w:r>
          </w:p>
          <w:p w14:paraId="58C2A7D6"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“INT” International payment</w:t>
            </w:r>
          </w:p>
          <w:p w14:paraId="58C2A7D7"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“W” Withdrawal</w:t>
            </w:r>
          </w:p>
          <w:p w14:paraId="58C2A7D8"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“DB” Direct Debit</w:t>
            </w:r>
          </w:p>
          <w:p w14:paraId="58C2A7D9"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“CP” Credit Card Payment</w:t>
            </w:r>
          </w:p>
          <w:p w14:paraId="58C2A7DA"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“CC” Credit Card Other</w:t>
            </w:r>
          </w:p>
          <w:p w14:paraId="58C2A7DB" w14:textId="77777777" w:rsidR="00205264" w:rsidRDefault="00D60FE0" w:rsidP="00D60FE0">
            <w:pPr>
              <w:pStyle w:val="BodyText"/>
              <w:cnfStyle w:val="000000000000" w:firstRow="0" w:lastRow="0" w:firstColumn="0" w:lastColumn="0" w:oddVBand="0" w:evenVBand="0" w:oddHBand="0" w:evenHBand="0" w:firstRowFirstColumn="0" w:firstRowLastColumn="0" w:lastRowFirstColumn="0" w:lastRowLastColumn="0"/>
              <w:rPr>
                <w:rStyle w:val="Normal3"/>
              </w:rPr>
            </w:pPr>
            <w:r>
              <w:t>“U” Unknown</w:t>
            </w:r>
          </w:p>
        </w:tc>
      </w:tr>
      <w:tr w:rsidR="00205264" w14:paraId="58C2A7E1" w14:textId="77777777" w:rsidTr="00247545">
        <w:tc>
          <w:tcPr>
            <w:cnfStyle w:val="001000000000" w:firstRow="0" w:lastRow="0" w:firstColumn="1" w:lastColumn="0" w:oddVBand="0" w:evenVBand="0" w:oddHBand="0" w:evenHBand="0" w:firstRowFirstColumn="0" w:firstRowLastColumn="0" w:lastRowFirstColumn="0" w:lastRowLastColumn="0"/>
            <w:tcW w:w="2532" w:type="dxa"/>
          </w:tcPr>
          <w:p w14:paraId="58C2A7DD" w14:textId="77777777" w:rsidR="00205264" w:rsidRDefault="00D60FE0" w:rsidP="00307B4C">
            <w:pPr>
              <w:pStyle w:val="BodyText"/>
              <w:rPr>
                <w:rStyle w:val="Normal3"/>
              </w:rPr>
            </w:pPr>
            <w:r>
              <w:lastRenderedPageBreak/>
              <w:t>T_AMOUNT</w:t>
            </w:r>
          </w:p>
        </w:tc>
        <w:tc>
          <w:tcPr>
            <w:tcW w:w="2126" w:type="dxa"/>
          </w:tcPr>
          <w:p w14:paraId="58C2A7DE" w14:textId="77777777" w:rsidR="00205264" w:rsidRDefault="00D60FE0" w:rsidP="00307B4C">
            <w:pPr>
              <w:pStyle w:val="BodyText"/>
              <w:cnfStyle w:val="000000000000" w:firstRow="0" w:lastRow="0" w:firstColumn="0" w:lastColumn="0" w:oddVBand="0" w:evenVBand="0" w:oddHBand="0" w:evenHBand="0" w:firstRowFirstColumn="0" w:firstRowLastColumn="0" w:lastRowFirstColumn="0" w:lastRowLastColumn="0"/>
              <w:rPr>
                <w:rStyle w:val="Normal3"/>
              </w:rPr>
            </w:pPr>
            <w:r>
              <w:t>NUMBER</w:t>
            </w:r>
          </w:p>
        </w:tc>
        <w:tc>
          <w:tcPr>
            <w:tcW w:w="5049" w:type="dxa"/>
          </w:tcPr>
          <w:p w14:paraId="58C2A7DF" w14:textId="77777777" w:rsidR="00D60FE0" w:rsidRDefault="00D60FE0" w:rsidP="00D7743F">
            <w:pPr>
              <w:ind w:left="360" w:hanging="360"/>
              <w:contextualSpacing/>
              <w:cnfStyle w:val="000000000000" w:firstRow="0" w:lastRow="0" w:firstColumn="0" w:lastColumn="0" w:oddVBand="0" w:evenVBand="0" w:oddHBand="0" w:evenHBand="0" w:firstRowFirstColumn="0" w:firstRowLastColumn="0" w:lastRowFirstColumn="0" w:lastRowLastColumn="0"/>
            </w:pPr>
            <w:r>
              <w:t>Transaction amount</w:t>
            </w:r>
            <w:r w:rsidR="00D7743F">
              <w:t>.</w:t>
            </w:r>
          </w:p>
          <w:p w14:paraId="58C2A7E0" w14:textId="77777777" w:rsidR="00205264" w:rsidRDefault="00D60FE0" w:rsidP="00D60FE0">
            <w:pPr>
              <w:pStyle w:val="BodyText"/>
              <w:cnfStyle w:val="000000000000" w:firstRow="0" w:lastRow="0" w:firstColumn="0" w:lastColumn="0" w:oddVBand="0" w:evenVBand="0" w:oddHBand="0" w:evenHBand="0" w:firstRowFirstColumn="0" w:firstRowLastColumn="0" w:lastRowFirstColumn="0" w:lastRowLastColumn="0"/>
              <w:rPr>
                <w:rStyle w:val="Normal3"/>
              </w:rPr>
            </w:pPr>
            <w:r>
              <w:t>Decimal positive number with accuracy up to 6 decimal places</w:t>
            </w:r>
          </w:p>
        </w:tc>
      </w:tr>
    </w:tbl>
    <w:p w14:paraId="58C2A7E2" w14:textId="77777777" w:rsidR="00307B4C" w:rsidRDefault="00307B4C" w:rsidP="00307B4C">
      <w:pPr>
        <w:pStyle w:val="BodyText"/>
        <w:rPr>
          <w:rStyle w:val="Normal3"/>
        </w:rPr>
      </w:pPr>
    </w:p>
    <w:p w14:paraId="58C2A7E3" w14:textId="77777777" w:rsidR="00C25A48" w:rsidRDefault="00C25A48" w:rsidP="00307B4C">
      <w:pPr>
        <w:pStyle w:val="BodyText"/>
        <w:rPr>
          <w:rStyle w:val="Normal3"/>
          <w:b/>
        </w:rPr>
      </w:pPr>
      <w:r w:rsidRPr="00C25A48">
        <w:rPr>
          <w:rStyle w:val="Normal3"/>
          <w:b/>
        </w:rPr>
        <w:t>Examples:</w:t>
      </w:r>
    </w:p>
    <w:bookmarkStart w:id="198" w:name="_MON_1516966011"/>
    <w:bookmarkEnd w:id="198"/>
    <w:p w14:paraId="58C2A7E4" w14:textId="0973DE3A" w:rsidR="00C25A48" w:rsidRDefault="00CD746F" w:rsidP="00307B4C">
      <w:pPr>
        <w:pStyle w:val="BodyText"/>
        <w:rPr>
          <w:rStyle w:val="Normal3"/>
          <w:b/>
        </w:rPr>
      </w:pPr>
      <w:r>
        <w:rPr>
          <w:rStyle w:val="Normal3"/>
          <w:b/>
        </w:rPr>
        <w:object w:dxaOrig="2069" w:dyaOrig="1339" w14:anchorId="58C2A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5pt;height:67pt" o:ole="">
            <v:imagedata r:id="rId40" o:title=""/>
          </v:shape>
          <o:OLEObject Type="Embed" ProgID="Excel.SheetMacroEnabled.12" ShapeID="_x0000_i1025" DrawAspect="Icon" ObjectID="_1600951224" r:id="rId41"/>
        </w:object>
      </w:r>
      <w:bookmarkStart w:id="199" w:name="_MON_1600522334"/>
      <w:bookmarkEnd w:id="199"/>
      <w:r>
        <w:rPr>
          <w:rStyle w:val="Normal3"/>
          <w:b/>
        </w:rPr>
        <w:object w:dxaOrig="2069" w:dyaOrig="1339" w14:anchorId="58C2A89F">
          <v:shape id="_x0000_i1026" type="#_x0000_t75" style="width:103.55pt;height:67pt" o:ole="">
            <v:imagedata r:id="rId42" o:title=""/>
          </v:shape>
          <o:OLEObject Type="Embed" ProgID="Excel.SheetMacroEnabled.12" ShapeID="_x0000_i1026" DrawAspect="Icon" ObjectID="_1600951225" r:id="rId43"/>
        </w:object>
      </w:r>
      <w:r>
        <w:rPr>
          <w:rStyle w:val="Normal3"/>
          <w:b/>
        </w:rPr>
        <w:object w:dxaOrig="2069" w:dyaOrig="1339" w14:anchorId="58C2A8A0">
          <v:shape id="_x0000_i1027" type="#_x0000_t75" style="width:103.55pt;height:67pt" o:ole="">
            <v:imagedata r:id="rId44" o:title=""/>
          </v:shape>
          <o:OLEObject Type="Embed" ProgID="Excel.SheetMacroEnabled.12" ShapeID="_x0000_i1027" DrawAspect="Icon" ObjectID="_1600951226" r:id="rId45"/>
        </w:object>
      </w:r>
    </w:p>
    <w:p w14:paraId="58C2A7E5" w14:textId="04FD9F5D" w:rsidR="008E2D0B" w:rsidRPr="00C25A48" w:rsidRDefault="008E2D0B" w:rsidP="00307B4C">
      <w:pPr>
        <w:pStyle w:val="BodyText"/>
        <w:rPr>
          <w:rStyle w:val="Normal3"/>
          <w:b/>
        </w:rPr>
      </w:pPr>
      <w:r>
        <w:rPr>
          <w:rStyle w:val="Normal3"/>
          <w:b/>
        </w:rPr>
        <w:t>More examples can be found on</w:t>
      </w:r>
      <w:r w:rsidR="004120EB">
        <w:rPr>
          <w:rStyle w:val="Normal3"/>
          <w:b/>
        </w:rPr>
        <w:t xml:space="preserve"> git repository</w:t>
      </w:r>
      <w:r w:rsidR="00994A8D">
        <w:rPr>
          <w:rStyle w:val="Normal3"/>
          <w:b/>
        </w:rPr>
        <w:t>.</w:t>
      </w:r>
    </w:p>
    <w:p w14:paraId="58C2A7E6" w14:textId="77777777" w:rsidR="00EF1F60" w:rsidRDefault="00EF1F60" w:rsidP="00EF1F60">
      <w:pPr>
        <w:pStyle w:val="Appendixheading1"/>
      </w:pPr>
      <w:bookmarkStart w:id="200" w:name="_Toc443330093"/>
      <w:r w:rsidRPr="002634A3">
        <w:lastRenderedPageBreak/>
        <w:t xml:space="preserve">Appendix </w:t>
      </w:r>
      <w:r>
        <w:t>B</w:t>
      </w:r>
      <w:r w:rsidRPr="002634A3">
        <w:t xml:space="preserve"> – </w:t>
      </w:r>
      <w:r>
        <w:t>Technical recommendations</w:t>
      </w:r>
      <w:bookmarkEnd w:id="200"/>
    </w:p>
    <w:p w14:paraId="58C2A7E7" w14:textId="77777777" w:rsidR="00440E05" w:rsidRDefault="00440E05" w:rsidP="00440E05">
      <w:pPr>
        <w:pStyle w:val="BodyText"/>
      </w:pPr>
    </w:p>
    <w:p w14:paraId="58C2A7E8" w14:textId="77777777" w:rsidR="0044773C" w:rsidRDefault="0044773C" w:rsidP="00A9548F">
      <w:pPr>
        <w:pStyle w:val="BodyText"/>
        <w:pBdr>
          <w:top w:val="single" w:sz="4" w:space="1" w:color="auto"/>
          <w:left w:val="single" w:sz="4" w:space="4" w:color="auto"/>
          <w:bottom w:val="single" w:sz="4" w:space="1" w:color="auto"/>
          <w:right w:val="single" w:sz="4" w:space="4" w:color="auto"/>
        </w:pBdr>
        <w:shd w:val="clear" w:color="auto" w:fill="FFFF00"/>
      </w:pPr>
      <w:r>
        <w:t>This is normally not part of this document (</w:t>
      </w:r>
      <w:r w:rsidR="00CD395D">
        <w:t>i</w:t>
      </w:r>
      <w:r w:rsidR="006C1003">
        <w:t>t’</w:t>
      </w:r>
      <w:r w:rsidR="00CD395D">
        <w:t xml:space="preserve">s </w:t>
      </w:r>
      <w:r>
        <w:t>for the Java Boot camp only)</w:t>
      </w:r>
    </w:p>
    <w:p w14:paraId="58C2A7E9" w14:textId="77777777" w:rsidR="0044773C" w:rsidRDefault="0044773C" w:rsidP="00440E05">
      <w:pPr>
        <w:pStyle w:val="BodyText"/>
      </w:pPr>
    </w:p>
    <w:p w14:paraId="5634987D" w14:textId="77777777" w:rsidR="004120EB" w:rsidRPr="006C3EE0" w:rsidRDefault="004120EB" w:rsidP="004120EB">
      <w:pPr>
        <w:pStyle w:val="BodyText"/>
        <w:rPr>
          <w:rFonts w:asciiTheme="majorHAnsi" w:hAnsiTheme="majorHAnsi" w:cstheme="majorHAnsi"/>
          <w:sz w:val="32"/>
          <w:szCs w:val="32"/>
        </w:rPr>
      </w:pPr>
      <w:r w:rsidRPr="006C3EE0">
        <w:rPr>
          <w:rFonts w:asciiTheme="majorHAnsi" w:hAnsiTheme="majorHAnsi" w:cstheme="majorHAnsi"/>
          <w:sz w:val="32"/>
          <w:szCs w:val="32"/>
        </w:rPr>
        <w:t>How to start with sample maven project</w:t>
      </w:r>
    </w:p>
    <w:p w14:paraId="3ACAE228" w14:textId="0A9AD831" w:rsidR="004120EB" w:rsidRPr="00180B0B" w:rsidRDefault="004120EB" w:rsidP="004120EB">
      <w:r>
        <w:t xml:space="preserve">Sample project structure and POM file for building is available for you on git server. You can use pom target eclipse:eclipse to generate and import Eclipse </w:t>
      </w:r>
      <w:r w:rsidRPr="00180B0B">
        <w:t>project.</w:t>
      </w:r>
    </w:p>
    <w:p w14:paraId="1452DDD8" w14:textId="77777777" w:rsidR="004120EB" w:rsidRDefault="004120EB" w:rsidP="004120EB">
      <w:pPr>
        <w:pStyle w:val="ListParagraph"/>
        <w:numPr>
          <w:ilvl w:val="0"/>
          <w:numId w:val="19"/>
        </w:numPr>
        <w:spacing w:after="200" w:line="276" w:lineRule="auto"/>
        <w:contextualSpacing/>
      </w:pPr>
      <w:r>
        <w:t>Run Maven: mvn eclipse:eclipse</w:t>
      </w:r>
    </w:p>
    <w:p w14:paraId="4A155B9E" w14:textId="77777777" w:rsidR="004120EB" w:rsidRDefault="004120EB" w:rsidP="004120EB">
      <w:pPr>
        <w:pStyle w:val="ListParagraph"/>
        <w:numPr>
          <w:ilvl w:val="0"/>
          <w:numId w:val="19"/>
        </w:numPr>
        <w:spacing w:after="200" w:line="276" w:lineRule="auto"/>
        <w:contextualSpacing/>
      </w:pPr>
      <w:r>
        <w:t>Import project to Eclipse</w:t>
      </w:r>
    </w:p>
    <w:p w14:paraId="3068A66C" w14:textId="5E396515" w:rsidR="004120EB" w:rsidRDefault="004120EB" w:rsidP="004120EB">
      <w:pPr>
        <w:pStyle w:val="BodyText"/>
      </w:pPr>
      <w:r>
        <w:rPr>
          <w:noProof/>
          <w:lang w:val="cs-CZ" w:eastAsia="cs-CZ"/>
        </w:rPr>
        <w:drawing>
          <wp:inline distT="0" distB="0" distL="0" distR="0" wp14:anchorId="5AE7CF7D" wp14:editId="0A0FC7BA">
            <wp:extent cx="5972810" cy="26644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2664460"/>
                    </a:xfrm>
                    <a:prstGeom prst="rect">
                      <a:avLst/>
                    </a:prstGeom>
                  </pic:spPr>
                </pic:pic>
              </a:graphicData>
            </a:graphic>
          </wp:inline>
        </w:drawing>
      </w:r>
    </w:p>
    <w:p w14:paraId="39C557E6" w14:textId="77777777" w:rsidR="004120EB" w:rsidRDefault="004120EB" w:rsidP="004120EB">
      <w:pPr>
        <w:pStyle w:val="BodyText"/>
      </w:pPr>
      <w:r>
        <w:rPr>
          <w:noProof/>
          <w:lang w:val="cs-CZ" w:eastAsia="cs-CZ"/>
        </w:rPr>
        <w:lastRenderedPageBreak/>
        <w:drawing>
          <wp:inline distT="0" distB="0" distL="0" distR="0" wp14:anchorId="09E82D8A" wp14:editId="2B27B8A9">
            <wp:extent cx="4787661" cy="359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86567" cy="3590179"/>
                    </a:xfrm>
                    <a:prstGeom prst="rect">
                      <a:avLst/>
                    </a:prstGeom>
                  </pic:spPr>
                </pic:pic>
              </a:graphicData>
            </a:graphic>
          </wp:inline>
        </w:drawing>
      </w:r>
    </w:p>
    <w:p w14:paraId="62C9E426" w14:textId="77777777" w:rsidR="004120EB" w:rsidRDefault="004120EB" w:rsidP="004120EB">
      <w:pPr>
        <w:rPr>
          <w:noProof/>
          <w:lang w:eastAsia="cs-CZ"/>
        </w:rPr>
      </w:pPr>
      <w:r>
        <w:rPr>
          <w:noProof/>
          <w:lang w:eastAsia="cs-CZ"/>
        </w:rPr>
        <w:t>File-Import-General-Existing Projects into Workspace</w:t>
      </w:r>
    </w:p>
    <w:p w14:paraId="76427E96" w14:textId="77777777" w:rsidR="004120EB" w:rsidRDefault="004120EB" w:rsidP="004120EB">
      <w:pPr>
        <w:pStyle w:val="BodyText"/>
      </w:pPr>
      <w:r>
        <w:rPr>
          <w:noProof/>
          <w:lang w:val="cs-CZ" w:eastAsia="cs-CZ"/>
        </w:rPr>
        <w:drawing>
          <wp:inline distT="0" distB="0" distL="0" distR="0" wp14:anchorId="2DE407B5" wp14:editId="20087C34">
            <wp:extent cx="2794959" cy="2928052"/>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302" cy="2929459"/>
                    </a:xfrm>
                    <a:prstGeom prst="rect">
                      <a:avLst/>
                    </a:prstGeom>
                  </pic:spPr>
                </pic:pic>
              </a:graphicData>
            </a:graphic>
          </wp:inline>
        </w:drawing>
      </w:r>
    </w:p>
    <w:p w14:paraId="6FFF3933" w14:textId="77777777" w:rsidR="004120EB" w:rsidRDefault="004120EB" w:rsidP="004120EB"/>
    <w:p w14:paraId="2D424B58" w14:textId="77777777" w:rsidR="004120EB" w:rsidRDefault="004120EB" w:rsidP="004120EB">
      <w:r>
        <w:t>Select your project and Finish:</w:t>
      </w:r>
    </w:p>
    <w:p w14:paraId="63514582" w14:textId="46A36C17" w:rsidR="004120EB" w:rsidRDefault="004120EB" w:rsidP="004120EB">
      <w:pPr>
        <w:pStyle w:val="BodyText"/>
      </w:pPr>
      <w:r>
        <w:rPr>
          <w:noProof/>
          <w:lang w:val="cs-CZ" w:eastAsia="cs-CZ"/>
        </w:rPr>
        <w:lastRenderedPageBreak/>
        <w:drawing>
          <wp:inline distT="0" distB="0" distL="0" distR="0" wp14:anchorId="0676849A" wp14:editId="28FD3BCF">
            <wp:extent cx="3064084" cy="4015409"/>
            <wp:effectExtent l="0" t="0" r="317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4704" cy="4016221"/>
                    </a:xfrm>
                    <a:prstGeom prst="rect">
                      <a:avLst/>
                    </a:prstGeom>
                  </pic:spPr>
                </pic:pic>
              </a:graphicData>
            </a:graphic>
          </wp:inline>
        </w:drawing>
      </w:r>
    </w:p>
    <w:p w14:paraId="3FE48490" w14:textId="77777777" w:rsidR="004120EB" w:rsidRDefault="004120EB" w:rsidP="004120EB">
      <w:r>
        <w:t>Now, you project has been imported to Eclipse:</w:t>
      </w:r>
    </w:p>
    <w:p w14:paraId="3CBE5736" w14:textId="33D48621" w:rsidR="004120EB" w:rsidRDefault="004120EB" w:rsidP="004120EB">
      <w:pPr>
        <w:pStyle w:val="BodyText"/>
      </w:pPr>
      <w:r>
        <w:rPr>
          <w:noProof/>
          <w:lang w:val="cs-CZ" w:eastAsia="cs-CZ"/>
        </w:rPr>
        <w:lastRenderedPageBreak/>
        <w:drawing>
          <wp:inline distT="0" distB="0" distL="0" distR="0" wp14:anchorId="7B2A6944" wp14:editId="25154845">
            <wp:extent cx="5972810" cy="44799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479925"/>
                    </a:xfrm>
                    <a:prstGeom prst="rect">
                      <a:avLst/>
                    </a:prstGeom>
                  </pic:spPr>
                </pic:pic>
              </a:graphicData>
            </a:graphic>
          </wp:inline>
        </w:drawing>
      </w:r>
    </w:p>
    <w:p w14:paraId="16BEC997" w14:textId="77777777" w:rsidR="004120EB" w:rsidRDefault="004120EB" w:rsidP="004120EB">
      <w:pPr>
        <w:pStyle w:val="BodyText"/>
      </w:pPr>
    </w:p>
    <w:p w14:paraId="6D2496B8" w14:textId="6A5FEF0F" w:rsidR="004120EB" w:rsidRPr="004120EB" w:rsidRDefault="004120EB" w:rsidP="004120EB">
      <w:pPr>
        <w:pStyle w:val="BodyText"/>
        <w:pBdr>
          <w:top w:val="single" w:sz="4" w:space="1" w:color="auto"/>
          <w:left w:val="single" w:sz="4" w:space="4" w:color="auto"/>
          <w:bottom w:val="single" w:sz="4" w:space="1" w:color="auto"/>
          <w:right w:val="single" w:sz="4" w:space="4" w:color="auto"/>
        </w:pBdr>
        <w:shd w:val="clear" w:color="auto" w:fill="FFFF00"/>
        <w:rPr>
          <w:lang w:val="cs-CZ"/>
        </w:rPr>
      </w:pPr>
      <w:r>
        <w:t>Be sure that project is packaged via maven before running the main method.</w:t>
      </w:r>
    </w:p>
    <w:p w14:paraId="58C2A7F8" w14:textId="77777777" w:rsidR="006C3EE0" w:rsidRDefault="006C3EE0" w:rsidP="00440E05">
      <w:pPr>
        <w:pStyle w:val="BodyText"/>
      </w:pPr>
    </w:p>
    <w:p w14:paraId="34B8FB94" w14:textId="77777777" w:rsidR="003D3C29" w:rsidRDefault="003D3C29" w:rsidP="00440E05">
      <w:pPr>
        <w:pStyle w:val="BodyText"/>
        <w:rPr>
          <w:ins w:id="201" w:author="Majda, Tomáš" w:date="2018-10-02T15:55:00Z"/>
          <w:rFonts w:asciiTheme="majorHAnsi" w:hAnsiTheme="majorHAnsi" w:cstheme="majorHAnsi"/>
          <w:sz w:val="32"/>
          <w:szCs w:val="32"/>
        </w:rPr>
      </w:pPr>
    </w:p>
    <w:p w14:paraId="76FBD77C" w14:textId="77777777" w:rsidR="003D3C29" w:rsidRDefault="003D3C29" w:rsidP="00440E05">
      <w:pPr>
        <w:pStyle w:val="BodyText"/>
        <w:rPr>
          <w:ins w:id="202" w:author="Majda, Tomáš" w:date="2018-10-02T15:55:00Z"/>
          <w:rFonts w:asciiTheme="majorHAnsi" w:hAnsiTheme="majorHAnsi" w:cstheme="majorHAnsi"/>
          <w:sz w:val="32"/>
          <w:szCs w:val="32"/>
        </w:rPr>
      </w:pPr>
    </w:p>
    <w:p w14:paraId="187FB7BD" w14:textId="77777777" w:rsidR="003D3C29" w:rsidRDefault="003D3C29" w:rsidP="00440E05">
      <w:pPr>
        <w:pStyle w:val="BodyText"/>
        <w:rPr>
          <w:ins w:id="203" w:author="Majda, Tomáš" w:date="2018-10-02T15:55:00Z"/>
          <w:rFonts w:asciiTheme="majorHAnsi" w:hAnsiTheme="majorHAnsi" w:cstheme="majorHAnsi"/>
          <w:sz w:val="32"/>
          <w:szCs w:val="32"/>
        </w:rPr>
      </w:pPr>
    </w:p>
    <w:p w14:paraId="28202D64" w14:textId="77777777" w:rsidR="003D3C29" w:rsidRDefault="003D3C29" w:rsidP="00440E05">
      <w:pPr>
        <w:pStyle w:val="BodyText"/>
        <w:rPr>
          <w:ins w:id="204" w:author="Majda, Tomáš" w:date="2018-10-02T15:55:00Z"/>
          <w:rFonts w:asciiTheme="majorHAnsi" w:hAnsiTheme="majorHAnsi" w:cstheme="majorHAnsi"/>
          <w:sz w:val="32"/>
          <w:szCs w:val="32"/>
        </w:rPr>
      </w:pPr>
    </w:p>
    <w:p w14:paraId="7E14F507" w14:textId="77777777" w:rsidR="003D3C29" w:rsidRDefault="003D3C29" w:rsidP="00440E05">
      <w:pPr>
        <w:pStyle w:val="BodyText"/>
        <w:rPr>
          <w:ins w:id="205" w:author="Majda, Tomáš" w:date="2018-10-02T15:55:00Z"/>
          <w:rFonts w:asciiTheme="majorHAnsi" w:hAnsiTheme="majorHAnsi" w:cstheme="majorHAnsi"/>
          <w:sz w:val="32"/>
          <w:szCs w:val="32"/>
        </w:rPr>
      </w:pPr>
    </w:p>
    <w:p w14:paraId="36B136F3" w14:textId="77777777" w:rsidR="003D3C29" w:rsidRDefault="003D3C29" w:rsidP="00440E05">
      <w:pPr>
        <w:pStyle w:val="BodyText"/>
        <w:rPr>
          <w:ins w:id="206" w:author="Majda, Tomáš" w:date="2018-10-02T15:55:00Z"/>
          <w:rFonts w:asciiTheme="majorHAnsi" w:hAnsiTheme="majorHAnsi" w:cstheme="majorHAnsi"/>
          <w:sz w:val="32"/>
          <w:szCs w:val="32"/>
        </w:rPr>
      </w:pPr>
    </w:p>
    <w:p w14:paraId="58C2A7F9" w14:textId="7EAC6525" w:rsidR="009A1235" w:rsidRDefault="00167192" w:rsidP="00440E05">
      <w:pPr>
        <w:pStyle w:val="BodyText"/>
        <w:rPr>
          <w:rFonts w:asciiTheme="majorHAnsi" w:hAnsiTheme="majorHAnsi" w:cstheme="majorHAnsi"/>
          <w:sz w:val="32"/>
          <w:szCs w:val="32"/>
        </w:rPr>
      </w:pPr>
      <w:r w:rsidRPr="00167192">
        <w:rPr>
          <w:rFonts w:asciiTheme="majorHAnsi" w:hAnsiTheme="majorHAnsi" w:cstheme="majorHAnsi"/>
          <w:sz w:val="32"/>
          <w:szCs w:val="32"/>
        </w:rPr>
        <w:lastRenderedPageBreak/>
        <w:t>How to setup Oracle SQL Developer</w:t>
      </w:r>
    </w:p>
    <w:p w14:paraId="58C2A7FA" w14:textId="77777777" w:rsidR="00167192" w:rsidRPr="00295167" w:rsidRDefault="009A1235" w:rsidP="00912C21">
      <w:pPr>
        <w:pStyle w:val="BodyText"/>
        <w:numPr>
          <w:ilvl w:val="0"/>
          <w:numId w:val="15"/>
        </w:numPr>
        <w:rPr>
          <w:rFonts w:cstheme="minorHAnsi"/>
          <w:szCs w:val="24"/>
        </w:rPr>
      </w:pPr>
      <w:r w:rsidRPr="00295167">
        <w:rPr>
          <w:rFonts w:cstheme="minorHAnsi"/>
          <w:szCs w:val="24"/>
        </w:rPr>
        <w:t xml:space="preserve">Download the latest version of </w:t>
      </w:r>
      <w:hyperlink r:id="rId51" w:history="1">
        <w:r w:rsidRPr="00295167">
          <w:rPr>
            <w:rStyle w:val="Hyperlink"/>
            <w:rFonts w:cstheme="minorHAnsi"/>
            <w:szCs w:val="24"/>
          </w:rPr>
          <w:t>Oracle SQL Developer</w:t>
        </w:r>
      </w:hyperlink>
    </w:p>
    <w:p w14:paraId="6023834A" w14:textId="77777777" w:rsidR="003D3C29" w:rsidRPr="003D3C29" w:rsidRDefault="00FC5EC5" w:rsidP="00912C21">
      <w:pPr>
        <w:pStyle w:val="BodyText"/>
        <w:numPr>
          <w:ilvl w:val="0"/>
          <w:numId w:val="15"/>
        </w:numPr>
        <w:rPr>
          <w:ins w:id="207" w:author="Majda, Tomáš" w:date="2018-10-02T15:55:00Z"/>
          <w:rFonts w:cstheme="minorHAnsi"/>
          <w:sz w:val="28"/>
          <w:szCs w:val="28"/>
          <w:rPrChange w:id="208" w:author="Majda, Tomáš" w:date="2018-10-02T15:55:00Z">
            <w:rPr>
              <w:ins w:id="209" w:author="Majda, Tomáš" w:date="2018-10-02T15:55:00Z"/>
              <w:rFonts w:cstheme="minorHAnsi"/>
              <w:szCs w:val="24"/>
            </w:rPr>
          </w:rPrChange>
        </w:rPr>
      </w:pPr>
      <w:r w:rsidRPr="00295167">
        <w:rPr>
          <w:rFonts w:cstheme="minorHAnsi"/>
          <w:szCs w:val="24"/>
        </w:rPr>
        <w:t>Create a new connection to shared Oracle database</w:t>
      </w:r>
      <w:r w:rsidR="000D09AB" w:rsidRPr="00295167">
        <w:rPr>
          <w:rFonts w:cstheme="minorHAnsi"/>
          <w:szCs w:val="24"/>
        </w:rPr>
        <w:t xml:space="preserve"> (use your user and password)</w:t>
      </w:r>
    </w:p>
    <w:p w14:paraId="58C2A7FB" w14:textId="31FF32F0" w:rsidR="009A1235" w:rsidRPr="005400FB" w:rsidRDefault="003D3C29">
      <w:pPr>
        <w:pStyle w:val="BodyText"/>
        <w:ind w:left="720"/>
        <w:rPr>
          <w:rFonts w:cstheme="minorHAnsi"/>
          <w:sz w:val="28"/>
          <w:szCs w:val="28"/>
        </w:rPr>
        <w:pPrChange w:id="210" w:author="Majda, Tomáš" w:date="2018-10-02T15:55:00Z">
          <w:pPr>
            <w:pStyle w:val="BodyText"/>
            <w:numPr>
              <w:numId w:val="15"/>
            </w:numPr>
            <w:ind w:left="720" w:hanging="360"/>
          </w:pPr>
        </w:pPrChange>
      </w:pPr>
      <w:ins w:id="211" w:author="Majda, Tomáš" w:date="2018-10-02T15:55:00Z">
        <w:r w:rsidRPr="005400FB">
          <w:rPr>
            <w:rFonts w:cstheme="minorHAnsi"/>
            <w:sz w:val="28"/>
            <w:szCs w:val="28"/>
            <w:rPrChange w:id="212" w:author="Majda, Tomáš" w:date="2018-10-02T15:56:00Z">
              <w:rPr>
                <w:rFonts w:cstheme="minorHAnsi"/>
                <w:sz w:val="28"/>
                <w:szCs w:val="28"/>
                <w:lang w:val="pl-PL"/>
              </w:rPr>
            </w:rPrChange>
          </w:rPr>
          <w:t xml:space="preserve">User name a </w:t>
        </w:r>
        <w:r w:rsidRPr="005400FB">
          <w:rPr>
            <w:rFonts w:cstheme="minorHAnsi"/>
            <w:sz w:val="28"/>
            <w:szCs w:val="28"/>
          </w:rPr>
          <w:t>Heslo v emailu od Evzena</w:t>
        </w:r>
        <w:r w:rsidRPr="005400FB">
          <w:rPr>
            <w:rFonts w:cstheme="minorHAnsi"/>
            <w:sz w:val="28"/>
            <w:szCs w:val="28"/>
            <w:rPrChange w:id="213" w:author="Majda, Tomáš" w:date="2018-10-02T15:56:00Z">
              <w:rPr>
                <w:rFonts w:cstheme="minorHAnsi"/>
                <w:sz w:val="28"/>
                <w:szCs w:val="28"/>
                <w:lang w:val="pl-PL"/>
              </w:rPr>
            </w:rPrChange>
          </w:rPr>
          <w:t xml:space="preserve"> Zukovskeho</w:t>
        </w:r>
      </w:ins>
      <w:r w:rsidR="00A7285C" w:rsidRPr="005400FB">
        <w:rPr>
          <w:rFonts w:cstheme="minorHAnsi"/>
          <w:sz w:val="28"/>
          <w:szCs w:val="28"/>
        </w:rPr>
        <w:br/>
      </w:r>
      <w:r w:rsidR="00F47D9F">
        <w:rPr>
          <w:noProof/>
          <w:lang w:val="cs-CZ" w:eastAsia="cs-CZ"/>
        </w:rPr>
        <w:drawing>
          <wp:inline distT="0" distB="0" distL="0" distR="0" wp14:anchorId="726A97A4" wp14:editId="24EC2998">
            <wp:extent cx="4277802" cy="3116796"/>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9290" cy="3117880"/>
                    </a:xfrm>
                    <a:prstGeom prst="rect">
                      <a:avLst/>
                    </a:prstGeom>
                  </pic:spPr>
                </pic:pic>
              </a:graphicData>
            </a:graphic>
          </wp:inline>
        </w:drawing>
      </w:r>
    </w:p>
    <w:p w14:paraId="58C2A7FC" w14:textId="77777777" w:rsidR="00FC5EC5" w:rsidRPr="00FC5EC5" w:rsidRDefault="00FC5EC5" w:rsidP="00912C21">
      <w:pPr>
        <w:pStyle w:val="BodyText"/>
        <w:numPr>
          <w:ilvl w:val="0"/>
          <w:numId w:val="15"/>
        </w:numPr>
        <w:rPr>
          <w:rFonts w:cstheme="minorHAnsi"/>
          <w:sz w:val="28"/>
          <w:szCs w:val="28"/>
        </w:rPr>
      </w:pPr>
      <w:r w:rsidRPr="00295167">
        <w:rPr>
          <w:rFonts w:cstheme="minorHAnsi"/>
          <w:szCs w:val="24"/>
        </w:rPr>
        <w:t>Test if you can create and drop table</w:t>
      </w:r>
      <w:r w:rsidR="00A7285C" w:rsidRPr="00295167">
        <w:rPr>
          <w:rFonts w:cstheme="minorHAnsi"/>
          <w:szCs w:val="24"/>
        </w:rPr>
        <w:t xml:space="preserve"> (create table test; drop table test;)</w:t>
      </w:r>
      <w:r w:rsidR="005303BC">
        <w:rPr>
          <w:rFonts w:cstheme="minorHAnsi"/>
          <w:sz w:val="28"/>
          <w:szCs w:val="28"/>
        </w:rPr>
        <w:br/>
      </w:r>
      <w:r w:rsidR="005303BC">
        <w:rPr>
          <w:noProof/>
          <w:lang w:val="cs-CZ" w:eastAsia="cs-CZ"/>
        </w:rPr>
        <w:drawing>
          <wp:inline distT="0" distB="0" distL="0" distR="0" wp14:anchorId="58C2A8AD" wp14:editId="58C2A8AE">
            <wp:extent cx="5972810" cy="2262505"/>
            <wp:effectExtent l="0" t="0" r="889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262505"/>
                    </a:xfrm>
                    <a:prstGeom prst="rect">
                      <a:avLst/>
                    </a:prstGeom>
                  </pic:spPr>
                </pic:pic>
              </a:graphicData>
            </a:graphic>
          </wp:inline>
        </w:drawing>
      </w:r>
    </w:p>
    <w:p w14:paraId="58C2A7FD" w14:textId="77777777" w:rsidR="00167192" w:rsidRDefault="00167192" w:rsidP="00440E05">
      <w:pPr>
        <w:pStyle w:val="BodyText"/>
      </w:pPr>
    </w:p>
    <w:p w14:paraId="29B2C4B4" w14:textId="77777777" w:rsidR="005400FB" w:rsidRDefault="005400FB" w:rsidP="00440E05">
      <w:pPr>
        <w:pStyle w:val="BodyText"/>
        <w:rPr>
          <w:ins w:id="214" w:author="Majda, Tomáš" w:date="2018-10-02T15:56:00Z"/>
          <w:rFonts w:asciiTheme="majorHAnsi" w:hAnsiTheme="majorHAnsi" w:cstheme="majorHAnsi"/>
          <w:sz w:val="32"/>
          <w:szCs w:val="32"/>
        </w:rPr>
      </w:pPr>
    </w:p>
    <w:p w14:paraId="58C2A7FE" w14:textId="430ECBF1" w:rsidR="00E53F34" w:rsidRDefault="00E53F34" w:rsidP="00440E05">
      <w:pPr>
        <w:pStyle w:val="BodyText"/>
        <w:rPr>
          <w:rFonts w:asciiTheme="majorHAnsi" w:hAnsiTheme="majorHAnsi" w:cstheme="majorHAnsi"/>
          <w:sz w:val="32"/>
          <w:szCs w:val="32"/>
        </w:rPr>
      </w:pPr>
      <w:r w:rsidRPr="0044773C">
        <w:rPr>
          <w:rFonts w:asciiTheme="majorHAnsi" w:hAnsiTheme="majorHAnsi" w:cstheme="majorHAnsi"/>
          <w:sz w:val="32"/>
          <w:szCs w:val="32"/>
        </w:rPr>
        <w:lastRenderedPageBreak/>
        <w:t>How to add Oracle JDBC driver to maven project</w:t>
      </w:r>
    </w:p>
    <w:p w14:paraId="58C2A800" w14:textId="676BD1A2" w:rsidR="00224344" w:rsidRDefault="00555D06" w:rsidP="004120EB">
      <w:pPr>
        <w:pStyle w:val="BodyText"/>
        <w:rPr>
          <w:rFonts w:cstheme="minorHAnsi"/>
          <w:szCs w:val="24"/>
        </w:rPr>
      </w:pPr>
      <w:r>
        <w:rPr>
          <w:rFonts w:cstheme="minorHAnsi"/>
          <w:szCs w:val="24"/>
        </w:rPr>
        <w:t xml:space="preserve">Oracle JDBC driver is not available from the Maven Central repository and you have to download it from the </w:t>
      </w:r>
      <w:hyperlink r:id="rId54" w:history="1">
        <w:r w:rsidRPr="00A519E3">
          <w:rPr>
            <w:rStyle w:val="Hyperlink"/>
            <w:rFonts w:cstheme="minorHAnsi"/>
            <w:szCs w:val="24"/>
          </w:rPr>
          <w:t>Oracle site</w:t>
        </w:r>
      </w:hyperlink>
      <w:r w:rsidR="004120EB">
        <w:rPr>
          <w:rFonts w:cstheme="minorHAnsi"/>
          <w:szCs w:val="24"/>
        </w:rPr>
        <w:t xml:space="preserve"> or take version located in project directory in libs folder.</w:t>
      </w:r>
    </w:p>
    <w:p w14:paraId="58C2A801" w14:textId="77777777" w:rsidR="00FD2989" w:rsidRDefault="004D33F2" w:rsidP="00440E05">
      <w:pPr>
        <w:pStyle w:val="BodyText"/>
        <w:rPr>
          <w:rFonts w:cstheme="minorHAnsi"/>
          <w:szCs w:val="24"/>
        </w:rPr>
      </w:pPr>
      <w:r>
        <w:rPr>
          <w:rFonts w:cstheme="minorHAnsi"/>
          <w:szCs w:val="24"/>
        </w:rPr>
        <w:t>Steps to add the driver to local maven repository:</w:t>
      </w:r>
    </w:p>
    <w:p w14:paraId="58C2A802" w14:textId="77777777" w:rsidR="004D33F2" w:rsidRDefault="004D33F2" w:rsidP="00912C21">
      <w:pPr>
        <w:pStyle w:val="BodyText"/>
        <w:numPr>
          <w:ilvl w:val="0"/>
          <w:numId w:val="16"/>
        </w:numPr>
        <w:rPr>
          <w:rFonts w:cstheme="minorHAnsi"/>
          <w:szCs w:val="24"/>
        </w:rPr>
      </w:pPr>
      <w:r>
        <w:rPr>
          <w:rFonts w:cstheme="minorHAnsi"/>
          <w:szCs w:val="24"/>
        </w:rPr>
        <w:t>Install file</w:t>
      </w:r>
      <w:r w:rsidR="00ED5FB1">
        <w:rPr>
          <w:rFonts w:cstheme="minorHAnsi"/>
          <w:szCs w:val="24"/>
        </w:rPr>
        <w:br/>
      </w:r>
      <w:r w:rsidR="00ED5FB1" w:rsidRPr="00F86194">
        <w:rPr>
          <w:rFonts w:ascii="Consolas" w:hAnsi="Consolas" w:cs="Consolas"/>
          <w:b/>
          <w:color w:val="A5ACB0" w:themeColor="accent6"/>
          <w:sz w:val="20"/>
          <w:szCs w:val="20"/>
          <w:shd w:val="clear" w:color="auto" w:fill="FFFFFF" w:themeFill="background1"/>
        </w:rPr>
        <w:t>mvn install:install-file -Dfile=ojdbc7.jar -DgroupId=com.oracle -DartifactId=ojdbc7 -Dversion=12.1.0.2 -Dpackaging=jar</w:t>
      </w:r>
    </w:p>
    <w:p w14:paraId="58C2A803" w14:textId="77777777" w:rsidR="000E785C" w:rsidRPr="00F86194" w:rsidRDefault="004D33F2" w:rsidP="00912C21">
      <w:pPr>
        <w:pStyle w:val="BodyText"/>
        <w:numPr>
          <w:ilvl w:val="0"/>
          <w:numId w:val="16"/>
        </w:numPr>
        <w:rPr>
          <w:rFonts w:ascii="Consolas" w:hAnsi="Consolas" w:cs="Consolas"/>
          <w:b/>
          <w:color w:val="A5ACB0" w:themeColor="accent6"/>
          <w:sz w:val="20"/>
          <w:szCs w:val="20"/>
        </w:rPr>
      </w:pPr>
      <w:r>
        <w:rPr>
          <w:rFonts w:cstheme="minorHAnsi"/>
          <w:szCs w:val="24"/>
        </w:rPr>
        <w:t>Add dependency to the project</w:t>
      </w:r>
      <w:r w:rsidR="000E785C">
        <w:rPr>
          <w:rFonts w:cstheme="minorHAnsi"/>
          <w:szCs w:val="24"/>
        </w:rPr>
        <w:br/>
      </w:r>
      <w:r w:rsidR="00F86194">
        <w:rPr>
          <w:rFonts w:ascii="Consolas" w:hAnsi="Consolas" w:cs="Consolas"/>
          <w:szCs w:val="24"/>
        </w:rPr>
        <w:t xml:space="preserve">     </w:t>
      </w:r>
      <w:r w:rsidR="000E785C" w:rsidRPr="00F86194">
        <w:rPr>
          <w:rFonts w:ascii="Consolas" w:hAnsi="Consolas" w:cs="Consolas"/>
          <w:b/>
          <w:color w:val="A5ACB0" w:themeColor="accent6"/>
          <w:sz w:val="20"/>
          <w:szCs w:val="20"/>
        </w:rPr>
        <w:t>&lt;dependency&gt;</w:t>
      </w:r>
    </w:p>
    <w:p w14:paraId="58C2A804" w14:textId="77777777" w:rsidR="000E785C" w:rsidRPr="00F86194" w:rsidRDefault="000E785C" w:rsidP="000E785C">
      <w:pPr>
        <w:pStyle w:val="BodyText"/>
        <w:ind w:left="720"/>
        <w:rPr>
          <w:rFonts w:ascii="Consolas" w:hAnsi="Consolas" w:cs="Consolas"/>
          <w:b/>
          <w:color w:val="A5ACB0" w:themeColor="accent6"/>
          <w:sz w:val="20"/>
          <w:szCs w:val="20"/>
        </w:rPr>
      </w:pPr>
      <w:r w:rsidRPr="00F86194">
        <w:rPr>
          <w:rFonts w:ascii="Consolas" w:hAnsi="Consolas" w:cs="Consolas"/>
          <w:b/>
          <w:color w:val="A5ACB0" w:themeColor="accent6"/>
          <w:sz w:val="20"/>
          <w:szCs w:val="20"/>
        </w:rPr>
        <w:tab/>
      </w:r>
      <w:r w:rsidRPr="00F86194">
        <w:rPr>
          <w:rFonts w:ascii="Consolas" w:hAnsi="Consolas" w:cs="Consolas"/>
          <w:b/>
          <w:color w:val="A5ACB0" w:themeColor="accent6"/>
          <w:sz w:val="20"/>
          <w:szCs w:val="20"/>
        </w:rPr>
        <w:tab/>
        <w:t>&lt;groupId&gt;com.oracle&lt;/groupId&gt;</w:t>
      </w:r>
    </w:p>
    <w:p w14:paraId="58C2A805" w14:textId="77777777" w:rsidR="000E785C" w:rsidRPr="00F86194" w:rsidRDefault="000E785C" w:rsidP="000E785C">
      <w:pPr>
        <w:pStyle w:val="BodyText"/>
        <w:ind w:left="720"/>
        <w:rPr>
          <w:rFonts w:ascii="Consolas" w:hAnsi="Consolas" w:cs="Consolas"/>
          <w:b/>
          <w:color w:val="A5ACB0" w:themeColor="accent6"/>
          <w:sz w:val="20"/>
          <w:szCs w:val="20"/>
        </w:rPr>
      </w:pPr>
      <w:r w:rsidRPr="00F86194">
        <w:rPr>
          <w:rFonts w:ascii="Consolas" w:hAnsi="Consolas" w:cs="Consolas"/>
          <w:b/>
          <w:color w:val="A5ACB0" w:themeColor="accent6"/>
          <w:sz w:val="20"/>
          <w:szCs w:val="20"/>
        </w:rPr>
        <w:tab/>
      </w:r>
      <w:r w:rsidRPr="00F86194">
        <w:rPr>
          <w:rFonts w:ascii="Consolas" w:hAnsi="Consolas" w:cs="Consolas"/>
          <w:b/>
          <w:color w:val="A5ACB0" w:themeColor="accent6"/>
          <w:sz w:val="20"/>
          <w:szCs w:val="20"/>
        </w:rPr>
        <w:tab/>
        <w:t>&lt;artifactId&gt;ojdbc7&lt;/artifactId&gt;</w:t>
      </w:r>
    </w:p>
    <w:p w14:paraId="58C2A806" w14:textId="77777777" w:rsidR="000E785C" w:rsidRPr="00F86194" w:rsidRDefault="000E785C" w:rsidP="000E785C">
      <w:pPr>
        <w:pStyle w:val="BodyText"/>
        <w:ind w:left="720"/>
        <w:rPr>
          <w:rFonts w:ascii="Consolas" w:hAnsi="Consolas" w:cs="Consolas"/>
          <w:b/>
          <w:color w:val="A5ACB0" w:themeColor="accent6"/>
          <w:sz w:val="20"/>
          <w:szCs w:val="20"/>
        </w:rPr>
      </w:pPr>
      <w:r w:rsidRPr="00F86194">
        <w:rPr>
          <w:rFonts w:ascii="Consolas" w:hAnsi="Consolas" w:cs="Consolas"/>
          <w:b/>
          <w:color w:val="A5ACB0" w:themeColor="accent6"/>
          <w:sz w:val="20"/>
          <w:szCs w:val="20"/>
        </w:rPr>
        <w:tab/>
      </w:r>
      <w:r w:rsidRPr="00F86194">
        <w:rPr>
          <w:rFonts w:ascii="Consolas" w:hAnsi="Consolas" w:cs="Consolas"/>
          <w:b/>
          <w:color w:val="A5ACB0" w:themeColor="accent6"/>
          <w:sz w:val="20"/>
          <w:szCs w:val="20"/>
        </w:rPr>
        <w:tab/>
        <w:t>&lt;version&gt;1</w:t>
      </w:r>
      <w:r w:rsidR="004E1CCF">
        <w:rPr>
          <w:rFonts w:ascii="Consolas" w:hAnsi="Consolas" w:cs="Consolas"/>
          <w:b/>
          <w:color w:val="A5ACB0" w:themeColor="accent6"/>
          <w:sz w:val="20"/>
          <w:szCs w:val="20"/>
        </w:rPr>
        <w:t>2</w:t>
      </w:r>
      <w:r w:rsidRPr="00F86194">
        <w:rPr>
          <w:rFonts w:ascii="Consolas" w:hAnsi="Consolas" w:cs="Consolas"/>
          <w:b/>
          <w:color w:val="A5ACB0" w:themeColor="accent6"/>
          <w:sz w:val="20"/>
          <w:szCs w:val="20"/>
        </w:rPr>
        <w:t>.</w:t>
      </w:r>
      <w:r w:rsidR="004E1CCF">
        <w:rPr>
          <w:rFonts w:ascii="Consolas" w:hAnsi="Consolas" w:cs="Consolas"/>
          <w:b/>
          <w:color w:val="A5ACB0" w:themeColor="accent6"/>
          <w:sz w:val="20"/>
          <w:szCs w:val="20"/>
        </w:rPr>
        <w:t>1.0</w:t>
      </w:r>
      <w:r w:rsidRPr="00F86194">
        <w:rPr>
          <w:rFonts w:ascii="Consolas" w:hAnsi="Consolas" w:cs="Consolas"/>
          <w:b/>
          <w:color w:val="A5ACB0" w:themeColor="accent6"/>
          <w:sz w:val="20"/>
          <w:szCs w:val="20"/>
        </w:rPr>
        <w:t>.</w:t>
      </w:r>
      <w:r w:rsidR="004E1CCF">
        <w:rPr>
          <w:rFonts w:ascii="Consolas" w:hAnsi="Consolas" w:cs="Consolas"/>
          <w:b/>
          <w:color w:val="A5ACB0" w:themeColor="accent6"/>
          <w:sz w:val="20"/>
          <w:szCs w:val="20"/>
        </w:rPr>
        <w:t>2</w:t>
      </w:r>
      <w:r w:rsidRPr="00F86194">
        <w:rPr>
          <w:rFonts w:ascii="Consolas" w:hAnsi="Consolas" w:cs="Consolas"/>
          <w:b/>
          <w:color w:val="A5ACB0" w:themeColor="accent6"/>
          <w:sz w:val="20"/>
          <w:szCs w:val="20"/>
        </w:rPr>
        <w:t>&lt;/version&gt;</w:t>
      </w:r>
    </w:p>
    <w:p w14:paraId="58C2A807" w14:textId="77777777" w:rsidR="004D33F2" w:rsidRPr="00F86194" w:rsidRDefault="000E785C" w:rsidP="000E785C">
      <w:pPr>
        <w:pStyle w:val="BodyText"/>
        <w:ind w:left="720"/>
        <w:rPr>
          <w:rFonts w:ascii="Consolas" w:hAnsi="Consolas" w:cs="Consolas"/>
          <w:b/>
          <w:color w:val="A5ACB0" w:themeColor="accent6"/>
          <w:sz w:val="20"/>
          <w:szCs w:val="20"/>
        </w:rPr>
      </w:pPr>
      <w:r w:rsidRPr="00F86194">
        <w:rPr>
          <w:rFonts w:ascii="Consolas" w:hAnsi="Consolas" w:cs="Consolas"/>
          <w:b/>
          <w:color w:val="A5ACB0" w:themeColor="accent6"/>
          <w:sz w:val="20"/>
          <w:szCs w:val="20"/>
        </w:rPr>
        <w:tab/>
        <w:t>&lt;/dependency&gt;</w:t>
      </w:r>
    </w:p>
    <w:p w14:paraId="127787EC" w14:textId="2427428B" w:rsidR="00F47D9F" w:rsidRDefault="004D33F2" w:rsidP="00F47D9F">
      <w:pPr>
        <w:pStyle w:val="BodyText"/>
        <w:numPr>
          <w:ilvl w:val="0"/>
          <w:numId w:val="16"/>
        </w:numPr>
        <w:rPr>
          <w:rFonts w:cstheme="minorHAnsi"/>
          <w:szCs w:val="24"/>
        </w:rPr>
      </w:pPr>
      <w:r>
        <w:rPr>
          <w:rFonts w:cstheme="minorHAnsi"/>
          <w:szCs w:val="24"/>
        </w:rPr>
        <w:t>Refresh your project</w:t>
      </w:r>
    </w:p>
    <w:p w14:paraId="11309562" w14:textId="77777777" w:rsidR="00F47D9F" w:rsidRPr="00F47D9F" w:rsidRDefault="00F47D9F" w:rsidP="00F47D9F">
      <w:pPr>
        <w:pStyle w:val="BodyText"/>
        <w:ind w:left="360"/>
        <w:rPr>
          <w:rFonts w:cstheme="minorHAnsi"/>
          <w:szCs w:val="24"/>
        </w:rPr>
      </w:pPr>
    </w:p>
    <w:p w14:paraId="0EA6285A" w14:textId="5EB5CF6B" w:rsidR="00F47D9F" w:rsidRDefault="00F47D9F" w:rsidP="00F47D9F">
      <w:pPr>
        <w:pStyle w:val="BodyText"/>
        <w:pBdr>
          <w:top w:val="single" w:sz="4" w:space="1" w:color="auto"/>
          <w:left w:val="single" w:sz="4" w:space="4" w:color="auto"/>
          <w:bottom w:val="single" w:sz="4" w:space="1" w:color="auto"/>
          <w:right w:val="single" w:sz="4" w:space="4" w:color="auto"/>
        </w:pBdr>
        <w:shd w:val="clear" w:color="auto" w:fill="FFFF00"/>
        <w:ind w:left="360"/>
      </w:pPr>
      <w:r>
        <w:t xml:space="preserve">Unless you setup the dependency and connection successfully, your application won’t start. </w:t>
      </w:r>
    </w:p>
    <w:p w14:paraId="58C2A809" w14:textId="77777777" w:rsidR="0024292A" w:rsidRDefault="0024292A" w:rsidP="0024292A">
      <w:pPr>
        <w:pStyle w:val="BodyText"/>
        <w:rPr>
          <w:rFonts w:cstheme="minorHAnsi"/>
          <w:szCs w:val="24"/>
        </w:rPr>
      </w:pPr>
    </w:p>
    <w:p w14:paraId="58C2A80A" w14:textId="77777777" w:rsidR="0024292A" w:rsidRDefault="00FB40AB" w:rsidP="0024292A">
      <w:pPr>
        <w:pStyle w:val="BodyText"/>
        <w:rPr>
          <w:rFonts w:cstheme="minorHAnsi"/>
          <w:szCs w:val="24"/>
        </w:rPr>
      </w:pPr>
      <w:r>
        <w:rPr>
          <w:rFonts w:cstheme="minorHAnsi"/>
          <w:szCs w:val="24"/>
        </w:rPr>
        <w:t xml:space="preserve">If you haven’t worked with JDBC before there is a nice </w:t>
      </w:r>
      <w:hyperlink r:id="rId55" w:history="1">
        <w:r w:rsidRPr="00FB40AB">
          <w:rPr>
            <w:rStyle w:val="Hyperlink"/>
            <w:rFonts w:cstheme="minorHAnsi"/>
            <w:szCs w:val="24"/>
          </w:rPr>
          <w:t>Java Tutorial</w:t>
        </w:r>
      </w:hyperlink>
      <w:r>
        <w:rPr>
          <w:rFonts w:cstheme="minorHAnsi"/>
          <w:szCs w:val="24"/>
        </w:rPr>
        <w:t xml:space="preserve"> on Oracle doc site.</w:t>
      </w:r>
    </w:p>
    <w:p w14:paraId="58C2A844" w14:textId="77777777" w:rsidR="003C068B" w:rsidRDefault="003C068B" w:rsidP="00E7372D">
      <w:pPr>
        <w:pStyle w:val="BodyText"/>
        <w:rPr>
          <w:rFonts w:cstheme="minorHAnsi"/>
          <w:szCs w:val="24"/>
        </w:rPr>
      </w:pPr>
    </w:p>
    <w:p w14:paraId="5812E918" w14:textId="77777777" w:rsidR="005400FB" w:rsidRDefault="005400FB" w:rsidP="0083428F">
      <w:pPr>
        <w:pStyle w:val="BodyText"/>
        <w:rPr>
          <w:ins w:id="215" w:author="Majda, Tomáš" w:date="2018-10-02T15:56:00Z"/>
          <w:rFonts w:asciiTheme="majorHAnsi" w:hAnsiTheme="majorHAnsi" w:cstheme="majorHAnsi"/>
          <w:sz w:val="32"/>
          <w:szCs w:val="32"/>
        </w:rPr>
      </w:pPr>
    </w:p>
    <w:p w14:paraId="6370CDC3" w14:textId="77777777" w:rsidR="005400FB" w:rsidRDefault="005400FB" w:rsidP="0083428F">
      <w:pPr>
        <w:pStyle w:val="BodyText"/>
        <w:rPr>
          <w:ins w:id="216" w:author="Majda, Tomáš" w:date="2018-10-02T15:56:00Z"/>
          <w:rFonts w:asciiTheme="majorHAnsi" w:hAnsiTheme="majorHAnsi" w:cstheme="majorHAnsi"/>
          <w:sz w:val="32"/>
          <w:szCs w:val="32"/>
        </w:rPr>
      </w:pPr>
    </w:p>
    <w:p w14:paraId="086B3704" w14:textId="77777777" w:rsidR="005400FB" w:rsidRDefault="005400FB" w:rsidP="0083428F">
      <w:pPr>
        <w:pStyle w:val="BodyText"/>
        <w:rPr>
          <w:ins w:id="217" w:author="Majda, Tomáš" w:date="2018-10-02T15:56:00Z"/>
          <w:rFonts w:asciiTheme="majorHAnsi" w:hAnsiTheme="majorHAnsi" w:cstheme="majorHAnsi"/>
          <w:sz w:val="32"/>
          <w:szCs w:val="32"/>
        </w:rPr>
      </w:pPr>
    </w:p>
    <w:p w14:paraId="7F75EE9E" w14:textId="77777777" w:rsidR="005400FB" w:rsidRDefault="005400FB" w:rsidP="0083428F">
      <w:pPr>
        <w:pStyle w:val="BodyText"/>
        <w:rPr>
          <w:ins w:id="218" w:author="Majda, Tomáš" w:date="2018-10-02T15:56:00Z"/>
          <w:rFonts w:asciiTheme="majorHAnsi" w:hAnsiTheme="majorHAnsi" w:cstheme="majorHAnsi"/>
          <w:sz w:val="32"/>
          <w:szCs w:val="32"/>
        </w:rPr>
      </w:pPr>
    </w:p>
    <w:p w14:paraId="039C8EB7" w14:textId="77777777" w:rsidR="005400FB" w:rsidRDefault="005400FB" w:rsidP="0083428F">
      <w:pPr>
        <w:pStyle w:val="BodyText"/>
        <w:rPr>
          <w:ins w:id="219" w:author="Majda, Tomáš" w:date="2018-10-02T15:56:00Z"/>
          <w:rFonts w:asciiTheme="majorHAnsi" w:hAnsiTheme="majorHAnsi" w:cstheme="majorHAnsi"/>
          <w:sz w:val="32"/>
          <w:szCs w:val="32"/>
        </w:rPr>
      </w:pPr>
    </w:p>
    <w:p w14:paraId="3B220E80" w14:textId="77777777" w:rsidR="005400FB" w:rsidRDefault="005400FB" w:rsidP="0083428F">
      <w:pPr>
        <w:pStyle w:val="BodyText"/>
        <w:rPr>
          <w:ins w:id="220" w:author="Majda, Tomáš" w:date="2018-10-02T15:56:00Z"/>
          <w:rFonts w:asciiTheme="majorHAnsi" w:hAnsiTheme="majorHAnsi" w:cstheme="majorHAnsi"/>
          <w:sz w:val="32"/>
          <w:szCs w:val="32"/>
        </w:rPr>
      </w:pPr>
    </w:p>
    <w:p w14:paraId="3706BEE2" w14:textId="77777777" w:rsidR="005400FB" w:rsidRDefault="005400FB" w:rsidP="0083428F">
      <w:pPr>
        <w:pStyle w:val="BodyText"/>
        <w:rPr>
          <w:ins w:id="221" w:author="Majda, Tomáš" w:date="2018-10-02T15:56:00Z"/>
          <w:rFonts w:asciiTheme="majorHAnsi" w:hAnsiTheme="majorHAnsi" w:cstheme="majorHAnsi"/>
          <w:sz w:val="32"/>
          <w:szCs w:val="32"/>
        </w:rPr>
      </w:pPr>
    </w:p>
    <w:p w14:paraId="5CC7CFDB" w14:textId="77777777" w:rsidR="005400FB" w:rsidRDefault="005400FB" w:rsidP="0083428F">
      <w:pPr>
        <w:pStyle w:val="BodyText"/>
        <w:rPr>
          <w:ins w:id="222" w:author="Majda, Tomáš" w:date="2018-10-02T15:56:00Z"/>
          <w:rFonts w:asciiTheme="majorHAnsi" w:hAnsiTheme="majorHAnsi" w:cstheme="majorHAnsi"/>
          <w:sz w:val="32"/>
          <w:szCs w:val="32"/>
        </w:rPr>
      </w:pPr>
    </w:p>
    <w:p w14:paraId="58C2A845" w14:textId="78C75484" w:rsidR="004D267C" w:rsidRPr="0083428F" w:rsidRDefault="0083428F" w:rsidP="0083428F">
      <w:pPr>
        <w:pStyle w:val="BodyText"/>
        <w:rPr>
          <w:rFonts w:asciiTheme="majorHAnsi" w:hAnsiTheme="majorHAnsi" w:cstheme="majorHAnsi"/>
          <w:sz w:val="32"/>
          <w:szCs w:val="32"/>
        </w:rPr>
      </w:pPr>
      <w:r w:rsidRPr="0083428F">
        <w:rPr>
          <w:rFonts w:asciiTheme="majorHAnsi" w:hAnsiTheme="majorHAnsi" w:cstheme="majorHAnsi"/>
          <w:sz w:val="32"/>
          <w:szCs w:val="32"/>
        </w:rPr>
        <w:lastRenderedPageBreak/>
        <w:t>Logging</w:t>
      </w:r>
    </w:p>
    <w:p w14:paraId="3491C899" w14:textId="144530B6" w:rsidR="007870CD" w:rsidRDefault="0083428F" w:rsidP="007870CD">
      <w:r>
        <w:t xml:space="preserve">Error reporting can be done by easy output to the console. We recommend more advanced error reporting using Log4J/SLF4J </w:t>
      </w:r>
      <w:r w:rsidR="00010796">
        <w:t xml:space="preserve">or other </w:t>
      </w:r>
      <w:r w:rsidR="003C574A">
        <w:t>3</w:t>
      </w:r>
      <w:r w:rsidR="003C574A" w:rsidRPr="003C574A">
        <w:rPr>
          <w:vertAlign w:val="superscript"/>
        </w:rPr>
        <w:t>rd</w:t>
      </w:r>
      <w:r w:rsidR="003C574A">
        <w:t xml:space="preserve"> party </w:t>
      </w:r>
      <w:r w:rsidR="00010796">
        <w:t>library</w:t>
      </w:r>
      <w:r w:rsidR="007870CD">
        <w:t>. Since the example project is build with Spring Boot Starter module, loggers are accessible by default.</w:t>
      </w:r>
    </w:p>
    <w:p w14:paraId="58C2A854" w14:textId="57C9562B" w:rsidR="009B5D77" w:rsidRPr="009B5D77" w:rsidRDefault="007870CD" w:rsidP="007870CD">
      <w:r>
        <w:t xml:space="preserve"> </w:t>
      </w:r>
    </w:p>
    <w:p w14:paraId="58C2A855" w14:textId="3EFA2C05" w:rsidR="0083428F" w:rsidRDefault="007870CD" w:rsidP="0083428F">
      <w:r>
        <w:t xml:space="preserve">In </w:t>
      </w:r>
      <w:r w:rsidR="0083428F">
        <w:t>Java Code:</w:t>
      </w:r>
    </w:p>
    <w:p w14:paraId="58C2A856" w14:textId="77777777" w:rsidR="009B5D77" w:rsidRDefault="009B5D77" w:rsidP="0083428F">
      <w:pPr>
        <w:autoSpaceDE w:val="0"/>
        <w:autoSpaceDN w:val="0"/>
        <w:adjustRightInd w:val="0"/>
        <w:spacing w:line="240" w:lineRule="auto"/>
        <w:rPr>
          <w:rFonts w:ascii="Consolas" w:hAnsi="Consolas" w:cs="Consolas"/>
          <w:b/>
          <w:bCs/>
          <w:color w:val="7F0055"/>
          <w:sz w:val="20"/>
          <w:szCs w:val="20"/>
        </w:rPr>
      </w:pPr>
    </w:p>
    <w:p w14:paraId="58C2A857" w14:textId="77777777" w:rsidR="0083428F" w:rsidRDefault="0083428F" w:rsidP="0083428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14:paraId="58C2A858" w14:textId="77777777" w:rsidR="0083428F" w:rsidRDefault="0083428F" w:rsidP="0083428F">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14:paraId="58C2A859" w14:textId="77777777" w:rsidR="00A84C00" w:rsidRDefault="00A84C00" w:rsidP="0083428F"/>
    <w:p w14:paraId="68F27A2D" w14:textId="40D39654" w:rsidR="007870CD" w:rsidRPr="007870CD" w:rsidRDefault="0083428F" w:rsidP="007870CD">
      <w:r w:rsidRPr="00AD280E">
        <w:t>Logger LOGGER = LoggerFactory.getLogger(App.class.getName());</w:t>
      </w:r>
    </w:p>
    <w:p w14:paraId="58C2A85B" w14:textId="77777777" w:rsidR="0083428F" w:rsidRDefault="0083428F" w:rsidP="0083428F">
      <w:r>
        <w:t xml:space="preserve">More about logging can be found here: </w:t>
      </w:r>
      <w:hyperlink r:id="rId56" w:history="1">
        <w:r w:rsidRPr="005164C7">
          <w:rPr>
            <w:rStyle w:val="Hyperlink"/>
          </w:rPr>
          <w:t>http://www.slf4j.org/</w:t>
        </w:r>
      </w:hyperlink>
      <w:r>
        <w:t>.</w:t>
      </w:r>
    </w:p>
    <w:p w14:paraId="58C2A85C" w14:textId="77777777" w:rsidR="0083428F" w:rsidRDefault="0083428F" w:rsidP="0083428F">
      <w:pPr>
        <w:pStyle w:val="BodyText"/>
        <w:rPr>
          <w:rFonts w:cstheme="minorHAnsi"/>
          <w:szCs w:val="24"/>
        </w:rPr>
      </w:pPr>
    </w:p>
    <w:p w14:paraId="58C2A85D" w14:textId="77777777" w:rsidR="004B259E" w:rsidRPr="004B259E" w:rsidRDefault="004B259E" w:rsidP="0083428F">
      <w:pPr>
        <w:pStyle w:val="BodyText"/>
        <w:rPr>
          <w:rFonts w:asciiTheme="majorHAnsi" w:hAnsiTheme="majorHAnsi" w:cstheme="majorHAnsi"/>
          <w:sz w:val="32"/>
          <w:szCs w:val="32"/>
        </w:rPr>
      </w:pPr>
      <w:r w:rsidRPr="004B259E">
        <w:rPr>
          <w:rFonts w:asciiTheme="majorHAnsi" w:hAnsiTheme="majorHAnsi" w:cstheme="majorHAnsi"/>
          <w:sz w:val="32"/>
          <w:szCs w:val="32"/>
        </w:rPr>
        <w:t>XML</w:t>
      </w:r>
    </w:p>
    <w:p w14:paraId="58C2A85E" w14:textId="77777777" w:rsidR="004B259E" w:rsidRDefault="004B259E" w:rsidP="004B259E">
      <w:r>
        <w:t>There are many way to parse the XML file. For example, you can also use any available SAX or DOM parser or maybe even JAXB (configuration might be tricky also for small simple projects). We would be happy to see XPATH query. We advise you not to parse XML completely manually.</w:t>
      </w:r>
    </w:p>
    <w:p w14:paraId="58C2A85F" w14:textId="77777777" w:rsidR="004B259E" w:rsidRDefault="001F0F19" w:rsidP="004B259E">
      <w:pPr>
        <w:rPr>
          <w:b/>
          <w:bCs/>
        </w:rPr>
      </w:pPr>
      <w:hyperlink r:id="rId57" w:history="1">
        <w:r w:rsidR="004B259E" w:rsidRPr="005164C7">
          <w:rPr>
            <w:rStyle w:val="Hyperlink"/>
          </w:rPr>
          <w:t>https://docs.oracle.com/javase/7/docs/api/javax/xml/xpath/package-summary.html</w:t>
        </w:r>
      </w:hyperlink>
    </w:p>
    <w:p w14:paraId="58C2A860" w14:textId="77777777" w:rsidR="004B259E" w:rsidRDefault="001F0F19" w:rsidP="004B259E">
      <w:pPr>
        <w:rPr>
          <w:rStyle w:val="Hyperlink"/>
          <w:bCs/>
        </w:rPr>
      </w:pPr>
      <w:hyperlink r:id="rId58" w:history="1">
        <w:r w:rsidR="004B259E" w:rsidRPr="00E47154">
          <w:rPr>
            <w:rStyle w:val="Hyperlink"/>
            <w:bCs/>
          </w:rPr>
          <w:t>http://viralpatel.net/blogs/java-xml-xpath-tutorial-parse-xml/</w:t>
        </w:r>
      </w:hyperlink>
    </w:p>
    <w:p w14:paraId="58C2A861" w14:textId="77777777" w:rsidR="00265F4C" w:rsidRDefault="00265F4C" w:rsidP="00265F4C">
      <w:pPr>
        <w:pStyle w:val="BodyText"/>
      </w:pPr>
    </w:p>
    <w:p w14:paraId="58C2A862" w14:textId="77777777" w:rsidR="00265F4C" w:rsidRPr="00265F4C" w:rsidRDefault="00265F4C" w:rsidP="00265F4C">
      <w:pPr>
        <w:pStyle w:val="BodyText"/>
        <w:rPr>
          <w:rFonts w:asciiTheme="majorHAnsi" w:hAnsiTheme="majorHAnsi" w:cstheme="majorHAnsi"/>
          <w:sz w:val="32"/>
          <w:szCs w:val="32"/>
        </w:rPr>
      </w:pPr>
      <w:r w:rsidRPr="00265F4C">
        <w:rPr>
          <w:rFonts w:asciiTheme="majorHAnsi" w:hAnsiTheme="majorHAnsi" w:cstheme="majorHAnsi"/>
          <w:sz w:val="32"/>
          <w:szCs w:val="32"/>
        </w:rPr>
        <w:t>Release package</w:t>
      </w:r>
    </w:p>
    <w:p w14:paraId="58C2A863" w14:textId="315EE10E" w:rsidR="00265F4C" w:rsidRDefault="00265F4C" w:rsidP="00265F4C">
      <w:r>
        <w:t xml:space="preserve">Deliver one release file – compressed ZIP which would include the whole application, with java code, binaries, libraries, sample configuration files, documentation, tests </w:t>
      </w:r>
      <w:r w:rsidR="00AB1672">
        <w:t>, readme file</w:t>
      </w:r>
      <w:r>
        <w:t>….</w:t>
      </w:r>
      <w:r w:rsidR="00AB1672">
        <w:t xml:space="preserve"> </w:t>
      </w:r>
      <w:r w:rsidR="00661536">
        <w:t xml:space="preserve">to your </w:t>
      </w:r>
      <w:r w:rsidR="00B8366F">
        <w:t>assigned mentor</w:t>
      </w:r>
      <w:r w:rsidR="00661536">
        <w:t>.</w:t>
      </w:r>
    </w:p>
    <w:p w14:paraId="58C2A864" w14:textId="77777777" w:rsidR="00902E5D" w:rsidRDefault="00902E5D" w:rsidP="00902E5D">
      <w:pPr>
        <w:pStyle w:val="BodyText"/>
      </w:pPr>
    </w:p>
    <w:p w14:paraId="611A354A" w14:textId="77777777" w:rsidR="001002DA" w:rsidRDefault="001002DA" w:rsidP="00902E5D">
      <w:pPr>
        <w:pStyle w:val="BodyText"/>
        <w:rPr>
          <w:ins w:id="223" w:author="Majda, Tomáš" w:date="2018-10-11T10:03:00Z"/>
          <w:rFonts w:asciiTheme="majorHAnsi" w:hAnsiTheme="majorHAnsi" w:cstheme="majorHAnsi"/>
          <w:sz w:val="32"/>
          <w:szCs w:val="32"/>
        </w:rPr>
      </w:pPr>
    </w:p>
    <w:p w14:paraId="51A95599" w14:textId="77777777" w:rsidR="001002DA" w:rsidRDefault="001002DA" w:rsidP="00902E5D">
      <w:pPr>
        <w:pStyle w:val="BodyText"/>
        <w:rPr>
          <w:ins w:id="224" w:author="Majda, Tomáš" w:date="2018-10-11T10:03:00Z"/>
          <w:rFonts w:asciiTheme="majorHAnsi" w:hAnsiTheme="majorHAnsi" w:cstheme="majorHAnsi"/>
          <w:sz w:val="32"/>
          <w:szCs w:val="32"/>
        </w:rPr>
      </w:pPr>
    </w:p>
    <w:p w14:paraId="0144ADCA" w14:textId="77777777" w:rsidR="001002DA" w:rsidRDefault="001002DA" w:rsidP="00902E5D">
      <w:pPr>
        <w:pStyle w:val="BodyText"/>
        <w:rPr>
          <w:ins w:id="225" w:author="Majda, Tomáš" w:date="2018-10-11T10:03:00Z"/>
          <w:rFonts w:asciiTheme="majorHAnsi" w:hAnsiTheme="majorHAnsi" w:cstheme="majorHAnsi"/>
          <w:sz w:val="32"/>
          <w:szCs w:val="32"/>
        </w:rPr>
      </w:pPr>
    </w:p>
    <w:p w14:paraId="361A2B64" w14:textId="77777777" w:rsidR="001002DA" w:rsidRDefault="001002DA" w:rsidP="00902E5D">
      <w:pPr>
        <w:pStyle w:val="BodyText"/>
        <w:rPr>
          <w:ins w:id="226" w:author="Majda, Tomáš" w:date="2018-10-11T10:03:00Z"/>
          <w:rFonts w:asciiTheme="majorHAnsi" w:hAnsiTheme="majorHAnsi" w:cstheme="majorHAnsi"/>
          <w:sz w:val="32"/>
          <w:szCs w:val="32"/>
        </w:rPr>
      </w:pPr>
    </w:p>
    <w:p w14:paraId="78E5256F" w14:textId="77777777" w:rsidR="001002DA" w:rsidRDefault="001002DA" w:rsidP="00902E5D">
      <w:pPr>
        <w:pStyle w:val="BodyText"/>
        <w:rPr>
          <w:ins w:id="227" w:author="Majda, Tomáš" w:date="2018-10-11T10:03:00Z"/>
          <w:rFonts w:asciiTheme="majorHAnsi" w:hAnsiTheme="majorHAnsi" w:cstheme="majorHAnsi"/>
          <w:sz w:val="32"/>
          <w:szCs w:val="32"/>
        </w:rPr>
      </w:pPr>
    </w:p>
    <w:p w14:paraId="58C2A865" w14:textId="33344FC6" w:rsidR="003E0F9E" w:rsidRPr="003E0F9E" w:rsidRDefault="003E0F9E" w:rsidP="00902E5D">
      <w:pPr>
        <w:pStyle w:val="BodyText"/>
        <w:rPr>
          <w:rFonts w:asciiTheme="majorHAnsi" w:hAnsiTheme="majorHAnsi" w:cstheme="majorHAnsi"/>
          <w:sz w:val="32"/>
          <w:szCs w:val="32"/>
        </w:rPr>
      </w:pPr>
      <w:r w:rsidRPr="003E0F9E">
        <w:rPr>
          <w:rFonts w:asciiTheme="majorHAnsi" w:hAnsiTheme="majorHAnsi" w:cstheme="majorHAnsi"/>
          <w:sz w:val="32"/>
          <w:szCs w:val="32"/>
        </w:rPr>
        <w:lastRenderedPageBreak/>
        <w:t>Technical documentation</w:t>
      </w:r>
    </w:p>
    <w:p w14:paraId="58C2A866" w14:textId="77777777" w:rsidR="003E0F9E" w:rsidRDefault="003E0F9E" w:rsidP="00902E5D">
      <w:pPr>
        <w:pStyle w:val="BodyText"/>
      </w:pPr>
      <w:r>
        <w:t>We require you to write some documentation. We would like to have the standard JavaDoc + technical design documentation (template to use).</w:t>
      </w:r>
    </w:p>
    <w:p w14:paraId="58C2A867" w14:textId="77777777" w:rsidR="003E0F9E" w:rsidRDefault="001E34F1" w:rsidP="00902E5D">
      <w:pPr>
        <w:pStyle w:val="BodyText"/>
      </w:pPr>
      <w:r>
        <w:t>The technical design document could include:</w:t>
      </w:r>
    </w:p>
    <w:tbl>
      <w:tblPr>
        <w:tblStyle w:val="TableGrid"/>
        <w:tblW w:w="0" w:type="auto"/>
        <w:tblLook w:val="04A0" w:firstRow="1" w:lastRow="0" w:firstColumn="1" w:lastColumn="0" w:noHBand="0" w:noVBand="1"/>
      </w:tblPr>
      <w:tblGrid>
        <w:gridCol w:w="2868"/>
        <w:gridCol w:w="6312"/>
      </w:tblGrid>
      <w:tr w:rsidR="001E34F1" w14:paraId="58C2A86A" w14:textId="77777777" w:rsidTr="00607735">
        <w:tc>
          <w:tcPr>
            <w:tcW w:w="2868" w:type="dxa"/>
            <w:shd w:val="clear" w:color="auto" w:fill="F2A200" w:themeFill="accent5"/>
          </w:tcPr>
          <w:p w14:paraId="58C2A868" w14:textId="77777777" w:rsidR="001E34F1" w:rsidRDefault="001E34F1" w:rsidP="00607735">
            <w:pPr>
              <w:pStyle w:val="ListParagraph"/>
              <w:ind w:left="0"/>
            </w:pPr>
            <w:r>
              <w:t>Chapter name</w:t>
            </w:r>
          </w:p>
        </w:tc>
        <w:tc>
          <w:tcPr>
            <w:tcW w:w="6312" w:type="dxa"/>
            <w:shd w:val="clear" w:color="auto" w:fill="F2A200" w:themeFill="accent5"/>
          </w:tcPr>
          <w:p w14:paraId="58C2A869" w14:textId="77777777" w:rsidR="001E34F1" w:rsidRDefault="001E34F1" w:rsidP="00607735">
            <w:pPr>
              <w:pStyle w:val="ListParagraph"/>
              <w:ind w:left="0"/>
            </w:pPr>
            <w:r>
              <w:t>Description</w:t>
            </w:r>
          </w:p>
        </w:tc>
      </w:tr>
      <w:tr w:rsidR="001E34F1" w14:paraId="58C2A86D" w14:textId="77777777" w:rsidTr="00607735">
        <w:tc>
          <w:tcPr>
            <w:tcW w:w="2868" w:type="dxa"/>
          </w:tcPr>
          <w:p w14:paraId="58C2A86B" w14:textId="77777777" w:rsidR="001E34F1" w:rsidRDefault="001E34F1" w:rsidP="00607735">
            <w:pPr>
              <w:pStyle w:val="ListParagraph"/>
              <w:ind w:left="0"/>
            </w:pPr>
            <w:r>
              <w:t>About</w:t>
            </w:r>
          </w:p>
        </w:tc>
        <w:tc>
          <w:tcPr>
            <w:tcW w:w="6312" w:type="dxa"/>
          </w:tcPr>
          <w:p w14:paraId="58C2A86C" w14:textId="77777777" w:rsidR="001E34F1" w:rsidRDefault="001E34F1" w:rsidP="00607735">
            <w:pPr>
              <w:pStyle w:val="ListParagraph"/>
              <w:ind w:left="0"/>
            </w:pPr>
            <w:r>
              <w:t>Brief description about the application</w:t>
            </w:r>
          </w:p>
        </w:tc>
      </w:tr>
      <w:tr w:rsidR="001E34F1" w14:paraId="58C2A870" w14:textId="77777777" w:rsidTr="00607735">
        <w:tc>
          <w:tcPr>
            <w:tcW w:w="2868" w:type="dxa"/>
          </w:tcPr>
          <w:p w14:paraId="58C2A86E" w14:textId="77777777" w:rsidR="001E34F1" w:rsidRDefault="001E34F1" w:rsidP="00607735">
            <w:pPr>
              <w:pStyle w:val="ListParagraph"/>
              <w:ind w:left="0"/>
            </w:pPr>
            <w:r>
              <w:t>Architecture</w:t>
            </w:r>
          </w:p>
        </w:tc>
        <w:tc>
          <w:tcPr>
            <w:tcW w:w="6312" w:type="dxa"/>
          </w:tcPr>
          <w:p w14:paraId="58C2A86F" w14:textId="77777777" w:rsidR="001E34F1" w:rsidRDefault="001E34F1" w:rsidP="00607735">
            <w:pPr>
              <w:pStyle w:val="ListParagraph"/>
              <w:ind w:left="0"/>
            </w:pPr>
            <w:r>
              <w:t>Overview of the architecture +  if there is something specific or interesting to mention, could contain layers description, components description, scenarios</w:t>
            </w:r>
          </w:p>
        </w:tc>
      </w:tr>
      <w:tr w:rsidR="001E34F1" w14:paraId="58C2A873" w14:textId="77777777" w:rsidTr="00607735">
        <w:tc>
          <w:tcPr>
            <w:tcW w:w="2868" w:type="dxa"/>
          </w:tcPr>
          <w:p w14:paraId="58C2A871" w14:textId="77777777" w:rsidR="001E34F1" w:rsidRDefault="001E34F1" w:rsidP="00607735">
            <w:pPr>
              <w:pStyle w:val="ListParagraph"/>
              <w:ind w:left="0"/>
            </w:pPr>
            <w:r>
              <w:t>Database model</w:t>
            </w:r>
          </w:p>
        </w:tc>
        <w:tc>
          <w:tcPr>
            <w:tcW w:w="6312" w:type="dxa"/>
          </w:tcPr>
          <w:p w14:paraId="58C2A872" w14:textId="77777777" w:rsidR="001E34F1" w:rsidRDefault="001127B6" w:rsidP="00607735">
            <w:pPr>
              <w:pStyle w:val="ListParagraph"/>
              <w:ind w:left="0"/>
            </w:pPr>
            <w:r>
              <w:t>Ideally a nice diagram</w:t>
            </w:r>
          </w:p>
        </w:tc>
      </w:tr>
      <w:tr w:rsidR="001E34F1" w14:paraId="58C2A876" w14:textId="77777777" w:rsidTr="00607735">
        <w:tc>
          <w:tcPr>
            <w:tcW w:w="2868" w:type="dxa"/>
          </w:tcPr>
          <w:p w14:paraId="58C2A874" w14:textId="77777777" w:rsidR="001E34F1" w:rsidRDefault="001E34F1" w:rsidP="00607735">
            <w:pPr>
              <w:pStyle w:val="ListParagraph"/>
              <w:ind w:left="0"/>
            </w:pPr>
            <w:r>
              <w:t>Usage</w:t>
            </w:r>
          </w:p>
        </w:tc>
        <w:tc>
          <w:tcPr>
            <w:tcW w:w="6312" w:type="dxa"/>
          </w:tcPr>
          <w:p w14:paraId="58C2A875" w14:textId="77777777" w:rsidR="001E34F1" w:rsidRDefault="001E34F1" w:rsidP="00607735">
            <w:pPr>
              <w:pStyle w:val="ListParagraph"/>
              <w:ind w:left="0"/>
            </w:pPr>
            <w:r>
              <w:t>How the user is expected to use the application ..</w:t>
            </w:r>
          </w:p>
        </w:tc>
      </w:tr>
      <w:tr w:rsidR="001E34F1" w14:paraId="58C2A879" w14:textId="77777777" w:rsidTr="00607735">
        <w:tc>
          <w:tcPr>
            <w:tcW w:w="2868" w:type="dxa"/>
          </w:tcPr>
          <w:p w14:paraId="58C2A877" w14:textId="77777777" w:rsidR="001E34F1" w:rsidRDefault="001E34F1" w:rsidP="00607735">
            <w:pPr>
              <w:pStyle w:val="ListParagraph"/>
              <w:ind w:left="0"/>
            </w:pPr>
            <w:r>
              <w:t>Other UML models</w:t>
            </w:r>
          </w:p>
        </w:tc>
        <w:tc>
          <w:tcPr>
            <w:tcW w:w="6312" w:type="dxa"/>
          </w:tcPr>
          <w:p w14:paraId="58C2A878" w14:textId="77777777" w:rsidR="001E34F1" w:rsidRDefault="001E34F1" w:rsidP="00607735">
            <w:pPr>
              <w:pStyle w:val="ListParagraph"/>
              <w:ind w:left="0"/>
            </w:pPr>
            <w:r>
              <w:t>Interaction, class, deployments ….. what is relevant</w:t>
            </w:r>
          </w:p>
        </w:tc>
      </w:tr>
    </w:tbl>
    <w:p w14:paraId="58C2A87A" w14:textId="77777777" w:rsidR="001E34F1" w:rsidRPr="00902E5D" w:rsidRDefault="001E34F1" w:rsidP="00902E5D">
      <w:pPr>
        <w:pStyle w:val="BodyText"/>
      </w:pPr>
    </w:p>
    <w:bookmarkStart w:id="228" w:name="_MON_1516908295"/>
    <w:bookmarkEnd w:id="228"/>
    <w:p w14:paraId="58C2A87B" w14:textId="77777777" w:rsidR="00265F4C" w:rsidRPr="00265F4C" w:rsidRDefault="003E0F9E" w:rsidP="00265F4C">
      <w:pPr>
        <w:pStyle w:val="BodyText"/>
      </w:pPr>
      <w:r>
        <w:object w:dxaOrig="1551" w:dyaOrig="1004" w14:anchorId="58C2A8B0">
          <v:shape id="_x0000_i1028" type="#_x0000_t75" style="width:78.1pt;height:49.85pt" o:ole="">
            <v:imagedata r:id="rId59" o:title=""/>
          </v:shape>
          <o:OLEObject Type="Embed" ProgID="Word.Document.12" ShapeID="_x0000_i1028" DrawAspect="Icon" ObjectID="_1600951227" r:id="rId60">
            <o:FieldCodes>\s</o:FieldCodes>
          </o:OLEObject>
        </w:object>
      </w:r>
    </w:p>
    <w:p w14:paraId="58C2A87C" w14:textId="77777777" w:rsidR="004B259E" w:rsidRDefault="004B259E" w:rsidP="0083428F">
      <w:pPr>
        <w:pStyle w:val="BodyText"/>
        <w:rPr>
          <w:rFonts w:cstheme="minorHAnsi"/>
          <w:szCs w:val="24"/>
        </w:rPr>
      </w:pPr>
    </w:p>
    <w:p w14:paraId="58C2A87D" w14:textId="77777777" w:rsidR="007D2E89" w:rsidRPr="007D2E89" w:rsidRDefault="007D2E89" w:rsidP="0083428F">
      <w:pPr>
        <w:pStyle w:val="BodyText"/>
        <w:rPr>
          <w:rFonts w:asciiTheme="majorHAnsi" w:hAnsiTheme="majorHAnsi" w:cstheme="majorHAnsi"/>
          <w:sz w:val="32"/>
          <w:szCs w:val="32"/>
        </w:rPr>
      </w:pPr>
      <w:r w:rsidRPr="007D2E89">
        <w:rPr>
          <w:rFonts w:asciiTheme="majorHAnsi" w:hAnsiTheme="majorHAnsi" w:cstheme="majorHAnsi"/>
          <w:sz w:val="32"/>
          <w:szCs w:val="32"/>
        </w:rPr>
        <w:t>Testing</w:t>
      </w:r>
      <w:r w:rsidR="00D61943">
        <w:rPr>
          <w:rFonts w:asciiTheme="majorHAnsi" w:hAnsiTheme="majorHAnsi" w:cstheme="majorHAnsi"/>
          <w:sz w:val="32"/>
          <w:szCs w:val="32"/>
        </w:rPr>
        <w:t xml:space="preserve"> (bonus)</w:t>
      </w:r>
    </w:p>
    <w:p w14:paraId="58C2A87E" w14:textId="77777777" w:rsidR="007D2E89" w:rsidRDefault="007D2E89" w:rsidP="007D2E89">
      <w:r>
        <w:t xml:space="preserve">Please try to cover the whole application with </w:t>
      </w:r>
      <w:hyperlink r:id="rId61" w:history="1">
        <w:r w:rsidRPr="0090399D">
          <w:rPr>
            <w:rStyle w:val="Hyperlink"/>
          </w:rPr>
          <w:t>unit</w:t>
        </w:r>
      </w:hyperlink>
      <w:r>
        <w:t xml:space="preserve"> or integrations tests. Measure the coverage with </w:t>
      </w:r>
      <w:hyperlink r:id="rId62" w:history="1">
        <w:r w:rsidRPr="0090399D">
          <w:rPr>
            <w:rStyle w:val="Hyperlink"/>
          </w:rPr>
          <w:t>Cobertura</w:t>
        </w:r>
      </w:hyperlink>
      <w:r>
        <w:t xml:space="preserve"> plugin. </w:t>
      </w:r>
    </w:p>
    <w:p w14:paraId="1121BC94" w14:textId="77777777" w:rsidR="007870CD" w:rsidRPr="007870CD" w:rsidRDefault="007870CD" w:rsidP="007870CD">
      <w:pPr>
        <w:pStyle w:val="BodyText"/>
      </w:pPr>
    </w:p>
    <w:p w14:paraId="58C2A881" w14:textId="2706EDB5" w:rsidR="0083428F" w:rsidRPr="00A45FE8" w:rsidRDefault="007870CD" w:rsidP="00A45FE8">
      <w:pPr>
        <w:pStyle w:val="BodyText"/>
        <w:pBdr>
          <w:top w:val="single" w:sz="4" w:space="1" w:color="auto"/>
          <w:left w:val="single" w:sz="4" w:space="4" w:color="auto"/>
          <w:bottom w:val="single" w:sz="4" w:space="1" w:color="auto"/>
          <w:right w:val="single" w:sz="4" w:space="4" w:color="auto"/>
        </w:pBdr>
        <w:shd w:val="clear" w:color="auto" w:fill="FFFF00"/>
        <w:ind w:left="360"/>
      </w:pPr>
      <w:r>
        <w:t xml:space="preserve">The dependency for testing is already set. Please follow </w:t>
      </w:r>
      <w:hyperlink r:id="rId63" w:history="1">
        <w:r w:rsidRPr="007870CD">
          <w:rPr>
            <w:rStyle w:val="Hyperlink"/>
          </w:rPr>
          <w:t>these</w:t>
        </w:r>
      </w:hyperlink>
      <w:r>
        <w:t xml:space="preserve"> instruction to create valid tests or see </w:t>
      </w:r>
      <w:r w:rsidR="00A45FE8">
        <w:t>attached test in example project.</w:t>
      </w:r>
    </w:p>
    <w:p w14:paraId="58C2A887" w14:textId="77777777" w:rsidR="005830E1" w:rsidRDefault="005830E1" w:rsidP="008F259A">
      <w:pPr>
        <w:pStyle w:val="BodyText"/>
        <w:rPr>
          <w:rFonts w:cstheme="minorHAnsi"/>
          <w:szCs w:val="24"/>
        </w:rPr>
      </w:pPr>
    </w:p>
    <w:sectPr w:rsidR="005830E1" w:rsidSect="00FA549C">
      <w:headerReference w:type="first" r:id="rId64"/>
      <w:footerReference w:type="first" r:id="rId65"/>
      <w:pgSz w:w="12242" w:h="15842" w:code="119"/>
      <w:pgMar w:top="720" w:right="720" w:bottom="720" w:left="1800"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15313" w14:textId="77777777" w:rsidR="001F0F19" w:rsidRDefault="001F0F19" w:rsidP="002D558C">
      <w:pPr>
        <w:spacing w:line="240" w:lineRule="auto"/>
      </w:pPr>
      <w:r>
        <w:separator/>
      </w:r>
    </w:p>
    <w:p w14:paraId="2F3CCD3B" w14:textId="77777777" w:rsidR="001F0F19" w:rsidRDefault="001F0F19"/>
  </w:endnote>
  <w:endnote w:type="continuationSeparator" w:id="0">
    <w:p w14:paraId="142FB551" w14:textId="77777777" w:rsidR="001F0F19" w:rsidRDefault="001F0F19" w:rsidP="002D558C">
      <w:pPr>
        <w:spacing w:line="240" w:lineRule="auto"/>
      </w:pPr>
      <w:r>
        <w:continuationSeparator/>
      </w:r>
    </w:p>
    <w:p w14:paraId="054B9A74" w14:textId="77777777" w:rsidR="001F0F19" w:rsidRDefault="001F0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Black">
    <w:panose1 w:val="020B0A04020102020204"/>
    <w:charset w:val="EE"/>
    <w:family w:val="swiss"/>
    <w:pitch w:val="variable"/>
    <w:sig w:usb0="A00002AF" w:usb1="400078FB" w:usb2="00000000" w:usb3="00000000" w:csb0="0000009F" w:csb1="00000000"/>
  </w:font>
  <w:font w:name="Arial Narrow">
    <w:panose1 w:val="020B0606020202030204"/>
    <w:charset w:val="EE"/>
    <w:family w:val="swiss"/>
    <w:pitch w:val="variable"/>
    <w:sig w:usb0="00000287" w:usb1="000008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639"/>
    </w:tblGrid>
    <w:tr w:rsidR="001F71A6" w14:paraId="58C2A8C1" w14:textId="77777777" w:rsidTr="008141E1">
      <w:tc>
        <w:tcPr>
          <w:tcW w:w="5000" w:type="pct"/>
          <w:tcBorders>
            <w:top w:val="nil"/>
            <w:bottom w:val="nil"/>
          </w:tcBorders>
          <w:shd w:val="clear" w:color="auto" w:fill="auto"/>
        </w:tcPr>
        <w:p w14:paraId="58C2A8C0" w14:textId="77777777" w:rsidR="001F71A6" w:rsidRPr="00731A40" w:rsidRDefault="001F71A6" w:rsidP="008141E1">
          <w:pPr>
            <w:pStyle w:val="Cover-footersecurity"/>
            <w:rPr>
              <w:highlight w:val="yellow"/>
            </w:rPr>
          </w:pPr>
          <w:r>
            <w:rPr>
              <w:noProof/>
              <w:lang w:val="cs-CZ" w:eastAsia="cs-CZ"/>
            </w:rPr>
            <mc:AlternateContent>
              <mc:Choice Requires="wps">
                <w:drawing>
                  <wp:anchor distT="0" distB="0" distL="114300" distR="114300" simplePos="0" relativeHeight="251655168" behindDoc="0" locked="1" layoutInCell="1" allowOverlap="1" wp14:anchorId="58C2A8EC" wp14:editId="58C2A8ED">
                    <wp:simplePos x="0" y="0"/>
                    <wp:positionH relativeFrom="column">
                      <wp:posOffset>0</wp:posOffset>
                    </wp:positionH>
                    <wp:positionV relativeFrom="paragraph">
                      <wp:posOffset>267335</wp:posOffset>
                    </wp:positionV>
                    <wp:extent cx="6172200" cy="27305"/>
                    <wp:effectExtent l="0" t="0" r="0" b="0"/>
                    <wp:wrapNone/>
                    <wp:docPr id="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D7AB" id="Rectangle 29" o:spid="_x0000_s1026" style="position:absolute;margin-left:0;margin-top:21.05pt;width:486pt;height: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1F71A6" w14:paraId="58C2A8C8" w14:textId="77777777" w:rsidTr="008141E1">
      <w:tc>
        <w:tcPr>
          <w:tcW w:w="5000" w:type="pct"/>
          <w:tcBorders>
            <w:top w:val="nil"/>
          </w:tcBorders>
          <w:shd w:val="clear" w:color="auto" w:fill="auto"/>
        </w:tcPr>
        <w:tbl>
          <w:tblPr>
            <w:tblStyle w:val="TableGrid"/>
            <w:tblW w:w="5000" w:type="pct"/>
            <w:tblBorders>
              <w:top w:val="single" w:sz="8" w:space="0" w:color="FFFFFF" w:themeColor="background2"/>
              <w:left w:val="none" w:sz="0" w:space="0" w:color="auto"/>
              <w:bottom w:val="none" w:sz="0" w:space="0" w:color="auto"/>
              <w:right w:val="none" w:sz="0" w:space="0" w:color="auto"/>
              <w:insideH w:val="none" w:sz="0" w:space="0" w:color="auto"/>
              <w:insideV w:val="none" w:sz="0" w:space="0" w:color="auto"/>
            </w:tblBorders>
            <w:tblCellMar>
              <w:top w:w="100" w:type="dxa"/>
              <w:left w:w="0" w:type="dxa"/>
              <w:right w:w="0" w:type="dxa"/>
            </w:tblCellMar>
            <w:tblLook w:val="04A0" w:firstRow="1" w:lastRow="0" w:firstColumn="1" w:lastColumn="0" w:noHBand="0" w:noVBand="1"/>
          </w:tblPr>
          <w:tblGrid>
            <w:gridCol w:w="6700"/>
            <w:gridCol w:w="1831"/>
            <w:gridCol w:w="1108"/>
          </w:tblGrid>
          <w:tr w:rsidR="001F71A6" w14:paraId="58C2A8C6" w14:textId="77777777" w:rsidTr="004D5DCE">
            <w:tc>
              <w:tcPr>
                <w:tcW w:w="3475" w:type="pct"/>
                <w:vAlign w:val="bottom"/>
              </w:tcPr>
              <w:p w14:paraId="58C2A8C2" w14:textId="77777777" w:rsidR="001F71A6" w:rsidRPr="00DD5DB8" w:rsidRDefault="001F0F19" w:rsidP="00682302">
                <w:pPr>
                  <w:pStyle w:val="Footer"/>
                </w:pPr>
                <w:sdt>
                  <w:sdtPr>
                    <w:alias w:val="Footer"/>
                    <w:tag w:val="Footer"/>
                    <w:id w:val="62488247"/>
                    <w:dataBinding w:prefixMappings="xmlns:ns0='http://schemas.microsoft.com/office/2006/coverPageProps' " w:xpath="/ns0:CoverPageProperties[1]/ns0:CompanyEmail[1]" w:storeItemID="{55AF091B-3C7A-41E3-B477-F2FDAA23CFDA}"/>
                    <w:text/>
                  </w:sdtPr>
                  <w:sdtEndPr/>
                  <w:sdtContent>
                    <w:r w:rsidR="001F71A6">
                      <w:t>DATE – Presented to Client Name – Proprietary and &lt;Security Classification&gt;</w:t>
                    </w:r>
                  </w:sdtContent>
                </w:sdt>
              </w:p>
            </w:tc>
            <w:tc>
              <w:tcPr>
                <w:tcW w:w="950" w:type="pct"/>
                <w:vAlign w:val="bottom"/>
              </w:tcPr>
              <w:p w14:paraId="58C2A8C3" w14:textId="77777777" w:rsidR="001F71A6" w:rsidRPr="001A20D3" w:rsidRDefault="001F71A6" w:rsidP="004D5DCE">
                <w:pPr>
                  <w:pStyle w:val="Footersecurity"/>
                  <w:rPr>
                    <w:color w:val="E31937" w:themeColor="accent1"/>
                  </w:rPr>
                </w:pPr>
                <w:r w:rsidRPr="001A20D3">
                  <w:rPr>
                    <w:color w:val="E31937" w:themeColor="accent1"/>
                  </w:rPr>
                  <w:t>cgi.com</w:t>
                </w:r>
              </w:p>
              <w:p w14:paraId="58C2A8C4" w14:textId="2B8E3529" w:rsidR="001F71A6" w:rsidRPr="00DD5DB8" w:rsidRDefault="001F71A6" w:rsidP="004C36C1">
                <w:pPr>
                  <w:pStyle w:val="Footer"/>
                </w:pPr>
                <w:r>
                  <w:rPr>
                    <w:noProof/>
                    <w:lang w:val="cs-CZ" w:eastAsia="cs-CZ"/>
                  </w:rPr>
                  <mc:AlternateContent>
                    <mc:Choice Requires="wps">
                      <w:drawing>
                        <wp:anchor distT="0" distB="0" distL="114300" distR="114300" simplePos="0" relativeHeight="251659264" behindDoc="0" locked="0" layoutInCell="1" allowOverlap="1" wp14:anchorId="58C2A8EE" wp14:editId="58C2A8EF">
                          <wp:simplePos x="0" y="0"/>
                          <wp:positionH relativeFrom="character">
                            <wp:posOffset>-101600</wp:posOffset>
                          </wp:positionH>
                          <wp:positionV relativeFrom="paragraph">
                            <wp:posOffset>-114300</wp:posOffset>
                          </wp:positionV>
                          <wp:extent cx="6350" cy="203200"/>
                          <wp:effectExtent l="0" t="0" r="0" b="0"/>
                          <wp:wrapNone/>
                          <wp:docPr id="3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03200"/>
                                  </a:xfrm>
                                  <a:prstGeom prst="rect">
                                    <a:avLst/>
                                  </a:prstGeom>
                                  <a:gradFill rotWithShape="1">
                                    <a:gsLst>
                                      <a:gs pos="0">
                                        <a:schemeClr val="tx1">
                                          <a:lumMod val="100000"/>
                                          <a:lumOff val="0"/>
                                          <a:alpha val="30000"/>
                                        </a:schemeClr>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9A20D" id="Rectangle 27" o:spid="_x0000_s1026" style="position:absolute;margin-left:-8pt;margin-top:-9pt;width:.5pt;height:16pt;z-index:25165926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" fillcolor="#363534 [3213]" stroked="f">
                          <v:fill opacity="19660f" color2="#363534 [3213]" rotate="t" focus="100%" type="gradient"/>
                        </v:rect>
                      </w:pict>
                    </mc:Fallback>
                  </mc:AlternateContent>
                </w:r>
                <w:r>
                  <w:t>© 2018</w:t>
                </w:r>
                <w:r w:rsidRPr="00BD645A">
                  <w:t xml:space="preserve"> CGI GROUP INC</w:t>
                </w:r>
                <w:r>
                  <w:rPr>
                    <w:noProof/>
                    <w:lang w:val="cs-CZ" w:eastAsia="cs-CZ"/>
                  </w:rPr>
                  <mc:AlternateContent>
                    <mc:Choice Requires="wps">
                      <w:drawing>
                        <wp:anchor distT="0" distB="0" distL="114300" distR="114300" simplePos="0" relativeHeight="251657216" behindDoc="0" locked="0" layoutInCell="1" allowOverlap="1" wp14:anchorId="58C2A8F0" wp14:editId="58C2A8F1">
                          <wp:simplePos x="0" y="0"/>
                          <wp:positionH relativeFrom="character">
                            <wp:posOffset>101600</wp:posOffset>
                          </wp:positionH>
                          <wp:positionV relativeFrom="paragraph">
                            <wp:posOffset>-114300</wp:posOffset>
                          </wp:positionV>
                          <wp:extent cx="6350" cy="203200"/>
                          <wp:effectExtent l="0" t="0" r="0" b="0"/>
                          <wp:wrapNone/>
                          <wp:docPr id="3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03200"/>
                                  </a:xfrm>
                                  <a:prstGeom prst="rect">
                                    <a:avLst/>
                                  </a:prstGeom>
                                  <a:gradFill rotWithShape="1">
                                    <a:gsLst>
                                      <a:gs pos="0">
                                        <a:schemeClr val="tx1">
                                          <a:lumMod val="100000"/>
                                          <a:lumOff val="0"/>
                                          <a:alpha val="30000"/>
                                        </a:schemeClr>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05A94" id="Rectangle 26" o:spid="_x0000_s1026" style="position:absolute;margin-left:8pt;margin-top:-9pt;width:.5pt;height:16pt;z-index:25165721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" fillcolor="#363534 [3213]" stroked="f">
                          <v:fill opacity="19660f" color2="#363534 [3213]" rotate="t" focus="100%" type="gradient"/>
                        </v:rect>
                      </w:pict>
                    </mc:Fallback>
                  </mc:AlternateContent>
                </w:r>
              </w:p>
            </w:tc>
            <w:tc>
              <w:tcPr>
                <w:tcW w:w="575" w:type="pct"/>
                <w:vAlign w:val="bottom"/>
              </w:tcPr>
              <w:p w14:paraId="58C2A8C5" w14:textId="1C632612" w:rsidR="001F71A6" w:rsidRPr="00DD5DB8" w:rsidRDefault="001F0F19" w:rsidP="004D5DCE">
                <w:pPr>
                  <w:pStyle w:val="Footer"/>
                  <w:jc w:val="right"/>
                </w:pPr>
                <w:sdt>
                  <w:sdtPr>
                    <w:id w:val="62488248"/>
                    <w:docPartObj>
                      <w:docPartGallery w:val="Page Numbers (Bottom of Page)"/>
                      <w:docPartUnique/>
                    </w:docPartObj>
                  </w:sdtPr>
                  <w:sdtEndPr>
                    <w:rPr>
                      <w:noProof/>
                    </w:rPr>
                  </w:sdtEndPr>
                  <w:sdtContent>
                    <w:r w:rsidR="001F71A6" w:rsidRPr="00BD645A">
                      <w:rPr>
                        <w:rStyle w:val="PageNumber"/>
                      </w:rPr>
                      <w:fldChar w:fldCharType="begin"/>
                    </w:r>
                    <w:r w:rsidR="001F71A6" w:rsidRPr="00BD645A">
                      <w:rPr>
                        <w:rStyle w:val="PageNumber"/>
                      </w:rPr>
                      <w:instrText xml:space="preserve"> PAGE   \* MERGEFORMAT </w:instrText>
                    </w:r>
                    <w:r w:rsidR="001F71A6" w:rsidRPr="00BD645A">
                      <w:rPr>
                        <w:rStyle w:val="PageNumber"/>
                      </w:rPr>
                      <w:fldChar w:fldCharType="separate"/>
                    </w:r>
                    <w:r w:rsidR="004976C0">
                      <w:rPr>
                        <w:rStyle w:val="PageNumber"/>
                        <w:noProof/>
                      </w:rPr>
                      <w:t>16</w:t>
                    </w:r>
                    <w:r w:rsidR="001F71A6" w:rsidRPr="00BD645A">
                      <w:rPr>
                        <w:rStyle w:val="PageNumber"/>
                      </w:rPr>
                      <w:fldChar w:fldCharType="end"/>
                    </w:r>
                  </w:sdtContent>
                </w:sdt>
              </w:p>
            </w:tc>
          </w:tr>
        </w:tbl>
        <w:p w14:paraId="58C2A8C7" w14:textId="77777777" w:rsidR="001F71A6" w:rsidRPr="00D31095" w:rsidRDefault="001F71A6" w:rsidP="008141E1">
          <w:pPr>
            <w:pStyle w:val="Footer"/>
            <w:rPr>
              <w:highlight w:val="yellow"/>
            </w:rPr>
          </w:pPr>
        </w:p>
      </w:tc>
    </w:tr>
  </w:tbl>
  <w:p w14:paraId="58C2A8C9" w14:textId="77777777" w:rsidR="001F71A6" w:rsidRPr="00A479DD" w:rsidRDefault="001F71A6" w:rsidP="00CA74E8">
    <w:pPr>
      <w:pStyle w:val="Footer"/>
      <w:rPr>
        <w:sz w:val="2"/>
        <w:szCs w:val="2"/>
      </w:rPr>
    </w:pPr>
  </w:p>
  <w:p w14:paraId="58C2A8CA" w14:textId="77777777" w:rsidR="001F71A6" w:rsidRPr="00CA74E8" w:rsidRDefault="001F71A6" w:rsidP="00CA74E8">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Ind w:w="-284" w:type="dxa"/>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10104"/>
    </w:tblGrid>
    <w:tr w:rsidR="001F71A6" w:rsidRPr="00E05E99" w14:paraId="58C2A8CD" w14:textId="77777777" w:rsidTr="00117017">
      <w:tc>
        <w:tcPr>
          <w:tcW w:w="5000" w:type="pct"/>
          <w:tcBorders>
            <w:top w:val="nil"/>
            <w:bottom w:val="nil"/>
          </w:tcBorders>
          <w:shd w:val="clear" w:color="auto" w:fill="auto"/>
        </w:tcPr>
        <w:p w14:paraId="58C2A8CC" w14:textId="77777777" w:rsidR="001F71A6" w:rsidRPr="00B824CF" w:rsidRDefault="001F71A6" w:rsidP="00117017">
          <w:pPr>
            <w:pStyle w:val="Couverture-Scuritpieddepage"/>
            <w:rPr>
              <w:sz w:val="14"/>
            </w:rPr>
          </w:pPr>
          <w:r>
            <w:rPr>
              <w:noProof/>
              <w:sz w:val="14"/>
              <w:lang w:val="cs-CZ" w:eastAsia="cs-CZ"/>
            </w:rPr>
            <mc:AlternateContent>
              <mc:Choice Requires="wps">
                <w:drawing>
                  <wp:anchor distT="0" distB="0" distL="114300" distR="114300" simplePos="0" relativeHeight="251821056" behindDoc="0" locked="1" layoutInCell="1" allowOverlap="1" wp14:anchorId="58C2A8F8" wp14:editId="58C2A8F9">
                    <wp:simplePos x="0" y="0"/>
                    <wp:positionH relativeFrom="column">
                      <wp:posOffset>-2540</wp:posOffset>
                    </wp:positionH>
                    <wp:positionV relativeFrom="paragraph">
                      <wp:posOffset>171450</wp:posOffset>
                    </wp:positionV>
                    <wp:extent cx="6172200" cy="27305"/>
                    <wp:effectExtent l="0" t="0" r="0" b="0"/>
                    <wp:wrapNone/>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1E62" id="Rectangle 326" o:spid="_x0000_s1026" style="position:absolute;margin-left:-.2pt;margin-top:13.5pt;width:486pt;height: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1F71A6" w:rsidRPr="00483FCE" w14:paraId="58C2A8CF" w14:textId="77777777" w:rsidTr="00117017">
      <w:tc>
        <w:tcPr>
          <w:tcW w:w="5000" w:type="pct"/>
          <w:tcBorders>
            <w:top w:val="nil"/>
          </w:tcBorders>
          <w:shd w:val="clear" w:color="auto" w:fill="auto"/>
        </w:tcPr>
        <w:p w14:paraId="58C2A8CE" w14:textId="77777777" w:rsidR="001F71A6" w:rsidRPr="007E2001" w:rsidRDefault="001F0F19" w:rsidP="00B44D8E">
          <w:pPr>
            <w:pStyle w:val="Footer"/>
          </w:pPr>
          <w:sdt>
            <w:sdtPr>
              <w:alias w:val="CGI Legal entity"/>
              <w:tag w:val="CGI Legal entity"/>
              <w:id w:val="1431708659"/>
              <w:dataBinding w:prefixMappings="xmlns:ns0='http://schemas.openxmlformats.org/officeDocument/2006/extended-properties' " w:xpath="/ns0:Properties[1]/ns0:Manager[1]" w:storeItemID="{6668398D-A668-4E3E-A5EB-62B293D839F1}"/>
              <w:text/>
            </w:sdtPr>
            <w:sdtEndPr/>
            <w:sdtContent>
              <w:r w:rsidR="001F71A6">
                <w:rPr>
                  <w:lang w:val="cs-CZ"/>
                </w:rPr>
                <w:t>© 2016 CGI Group Inc. – All rights reserved</w:t>
              </w:r>
            </w:sdtContent>
          </w:sdt>
        </w:p>
      </w:tc>
    </w:tr>
  </w:tbl>
  <w:p w14:paraId="58C2A8D0" w14:textId="77777777" w:rsidR="001F71A6" w:rsidRPr="00731A40" w:rsidRDefault="001F71A6" w:rsidP="00731A40">
    <w:pPr>
      <w:pStyle w:val="Footer"/>
      <w:spacing w:line="288"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A8D2" w14:textId="77777777" w:rsidR="001F71A6" w:rsidRPr="00731A40" w:rsidRDefault="001F71A6" w:rsidP="00731A40">
    <w:pPr>
      <w:pStyle w:val="Footer"/>
      <w:spacing w:line="288"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2"/>
    </w:tblGrid>
    <w:tr w:rsidR="001F71A6" w14:paraId="58C2A8E4" w14:textId="77777777" w:rsidTr="009262C0">
      <w:tc>
        <w:tcPr>
          <w:tcW w:w="5000" w:type="pct"/>
          <w:tcBorders>
            <w:top w:val="nil"/>
          </w:tcBorders>
          <w:shd w:val="clear" w:color="auto" w:fill="auto"/>
        </w:tcPr>
        <w:tbl>
          <w:tblPr>
            <w:tblStyle w:val="TableGrid"/>
            <w:tblW w:w="5000" w:type="pct"/>
            <w:tblBorders>
              <w:top w:val="none" w:sz="0" w:space="0" w:color="auto"/>
              <w:left w:val="none" w:sz="0" w:space="0" w:color="auto"/>
              <w:bottom w:val="none" w:sz="0" w:space="0" w:color="auto"/>
              <w:right w:val="none" w:sz="0" w:space="0" w:color="auto"/>
              <w:insideH w:val="single" w:sz="18" w:space="0" w:color="FFFFFF" w:themeColor="background2"/>
              <w:insideV w:val="single" w:sz="18" w:space="0" w:color="E31937" w:themeColor="accent1"/>
            </w:tblBorders>
            <w:tblCellMar>
              <w:top w:w="100" w:type="dxa"/>
              <w:left w:w="0" w:type="dxa"/>
              <w:bottom w:w="40" w:type="dxa"/>
              <w:right w:w="0" w:type="dxa"/>
            </w:tblCellMar>
            <w:tblLook w:val="04A0" w:firstRow="1" w:lastRow="0" w:firstColumn="1" w:lastColumn="0" w:noHBand="0" w:noVBand="1"/>
          </w:tblPr>
          <w:tblGrid>
            <w:gridCol w:w="9722"/>
          </w:tblGrid>
          <w:tr w:rsidR="001F71A6" w:rsidRPr="00C60B0F" w14:paraId="58C2A8DB" w14:textId="77777777" w:rsidTr="009262C0">
            <w:tc>
              <w:tcPr>
                <w:tcW w:w="5000" w:type="pct"/>
                <w:tcBorders>
                  <w:top w:val="nil"/>
                  <w:bottom w:val="nil"/>
                </w:tcBorders>
                <w:shd w:val="clear" w:color="auto" w:fill="auto"/>
              </w:tcPr>
              <w:p w14:paraId="58C2A8DA" w14:textId="77777777" w:rsidR="001F71A6" w:rsidRPr="00C60B0F" w:rsidRDefault="001F71A6" w:rsidP="009262C0">
                <w:pPr>
                  <w:pStyle w:val="Cover-footersecurity"/>
                  <w:rPr>
                    <w:sz w:val="14"/>
                    <w:szCs w:val="14"/>
                    <w:highlight w:val="yellow"/>
                  </w:rPr>
                </w:pPr>
                <w:r>
                  <w:rPr>
                    <w:noProof/>
                    <w:sz w:val="14"/>
                    <w:szCs w:val="14"/>
                    <w:lang w:val="cs-CZ" w:eastAsia="cs-CZ"/>
                  </w:rPr>
                  <mc:AlternateContent>
                    <mc:Choice Requires="wps">
                      <w:drawing>
                        <wp:anchor distT="0" distB="0" distL="114300" distR="114300" simplePos="0" relativeHeight="251837440" behindDoc="0" locked="1" layoutInCell="1" allowOverlap="1" wp14:anchorId="58C2A900" wp14:editId="58C2A901">
                          <wp:simplePos x="0" y="0"/>
                          <wp:positionH relativeFrom="column">
                            <wp:posOffset>-47625</wp:posOffset>
                          </wp:positionH>
                          <wp:positionV relativeFrom="paragraph">
                            <wp:posOffset>153035</wp:posOffset>
                          </wp:positionV>
                          <wp:extent cx="6172200" cy="27305"/>
                          <wp:effectExtent l="0" t="0" r="0" b="0"/>
                          <wp:wrapNone/>
                          <wp:docPr id="2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27305"/>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D3935" id="Rectangle 29" o:spid="_x0000_s1026" style="position:absolute;margin-left:-3.75pt;margin-top:12.05pt;width:486pt;height:2.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" fillcolor="#ff6a00 [3206]" stroked="f" strokeweight="2pt">
                          <v:fill color2="#991f3d [3205]" angle="90" colors="0 #ff6a00;.5 #e31937;1 #991f3d" focus="100%" type="gradient">
                            <o:fill v:ext="view" type="gradientUnscaled"/>
                          </v:fill>
                          <v:path arrowok="t"/>
                          <w10:anchorlock/>
                        </v:rect>
                      </w:pict>
                    </mc:Fallback>
                  </mc:AlternateContent>
                </w:r>
              </w:p>
            </w:tc>
          </w:tr>
          <w:tr w:rsidR="001F71A6" w14:paraId="58C2A8E2" w14:textId="77777777" w:rsidTr="009262C0">
            <w:tc>
              <w:tcPr>
                <w:tcW w:w="5000" w:type="pct"/>
                <w:tcBorders>
                  <w:top w:val="nil"/>
                </w:tcBorders>
                <w:shd w:val="clear" w:color="auto" w:fill="auto"/>
              </w:tcPr>
              <w:tbl>
                <w:tblPr>
                  <w:tblStyle w:val="TableGrid"/>
                  <w:tblW w:w="5000" w:type="pct"/>
                  <w:tblBorders>
                    <w:top w:val="single" w:sz="8" w:space="0" w:color="FFFFFF" w:themeColor="background2"/>
                    <w:left w:val="none" w:sz="0" w:space="0" w:color="auto"/>
                    <w:bottom w:val="none" w:sz="0" w:space="0" w:color="auto"/>
                    <w:right w:val="none" w:sz="0" w:space="0" w:color="auto"/>
                    <w:insideH w:val="none" w:sz="0" w:space="0" w:color="auto"/>
                    <w:insideV w:val="none" w:sz="0" w:space="0" w:color="auto"/>
                  </w:tblBorders>
                  <w:tblCellMar>
                    <w:top w:w="100" w:type="dxa"/>
                    <w:left w:w="0" w:type="dxa"/>
                    <w:right w:w="0" w:type="dxa"/>
                  </w:tblCellMar>
                  <w:tblLook w:val="04A0" w:firstRow="1" w:lastRow="0" w:firstColumn="1" w:lastColumn="0" w:noHBand="0" w:noVBand="1"/>
                </w:tblPr>
                <w:tblGrid>
                  <w:gridCol w:w="6626"/>
                  <w:gridCol w:w="1766"/>
                  <w:gridCol w:w="1330"/>
                </w:tblGrid>
                <w:tr w:rsidR="001F71A6" w14:paraId="58C2A8E0" w14:textId="77777777" w:rsidTr="009262C0">
                  <w:trPr>
                    <w:trHeight w:val="20"/>
                  </w:trPr>
                  <w:tc>
                    <w:tcPr>
                      <w:tcW w:w="3408" w:type="pct"/>
                      <w:vAlign w:val="bottom"/>
                    </w:tcPr>
                    <w:p w14:paraId="58C2A8DC" w14:textId="77777777" w:rsidR="001F71A6" w:rsidRPr="00A77F15" w:rsidRDefault="001F0F19" w:rsidP="009262C0">
                      <w:pPr>
                        <w:pStyle w:val="Footer"/>
                        <w:rPr>
                          <w:color w:val="0000FF"/>
                        </w:rPr>
                      </w:pPr>
                      <w:sdt>
                        <w:sdtPr>
                          <w:rPr>
                            <w:color w:val="0000FF"/>
                          </w:rPr>
                          <w:alias w:val="Footer"/>
                          <w:tag w:val="Footer"/>
                          <w:id w:val="47274718"/>
                          <w:dataBinding w:prefixMappings="xmlns:ns0='http://schemas.microsoft.com/office/2006/coverPageProps' " w:xpath="/ns0:CoverPageProperties[1]/ns0:CompanyEmail[1]" w:storeItemID="{55AF091B-3C7A-41E3-B477-F2FDAA23CFDA}"/>
                          <w:text/>
                        </w:sdtPr>
                        <w:sdtEndPr/>
                        <w:sdtContent>
                          <w:r w:rsidR="001F71A6" w:rsidRPr="00A77F15">
                            <w:rPr>
                              <w:color w:val="0000FF"/>
                            </w:rPr>
                            <w:t>DATE – Presented to Client Name – Proprietary and &lt;Security Classification&gt;</w:t>
                          </w:r>
                        </w:sdtContent>
                      </w:sdt>
                    </w:p>
                    <w:p w14:paraId="58C2A8DD" w14:textId="77777777" w:rsidR="001F71A6" w:rsidRPr="00DD5DB8" w:rsidRDefault="001F71A6" w:rsidP="009262C0">
                      <w:pPr>
                        <w:pStyle w:val="Footer"/>
                      </w:pPr>
                      <w:r w:rsidRPr="00A77F15">
                        <w:rPr>
                          <w:color w:val="0000FF"/>
                        </w:rPr>
                        <w:t xml:space="preserve">FILENAME: </w:t>
                      </w:r>
                      <w:r>
                        <w:rPr>
                          <w:noProof/>
                          <w:color w:val="0000FF"/>
                        </w:rPr>
                        <w:fldChar w:fldCharType="begin"/>
                      </w:r>
                      <w:r>
                        <w:rPr>
                          <w:noProof/>
                          <w:color w:val="0000FF"/>
                        </w:rPr>
                        <w:instrText xml:space="preserve"> FILENAME   \* MERGEFORMAT </w:instrText>
                      </w:r>
                      <w:r>
                        <w:rPr>
                          <w:noProof/>
                          <w:color w:val="0000FF"/>
                        </w:rPr>
                        <w:fldChar w:fldCharType="separate"/>
                      </w:r>
                      <w:r w:rsidRPr="00A77F15">
                        <w:rPr>
                          <w:noProof/>
                          <w:color w:val="0000FF"/>
                        </w:rPr>
                        <w:t>Template_SolutionDesign_en.docx</w:t>
                      </w:r>
                      <w:r>
                        <w:rPr>
                          <w:noProof/>
                          <w:color w:val="0000FF"/>
                        </w:rPr>
                        <w:fldChar w:fldCharType="end"/>
                      </w:r>
                    </w:p>
                  </w:tc>
                  <w:tc>
                    <w:tcPr>
                      <w:tcW w:w="908" w:type="pct"/>
                      <w:vAlign w:val="bottom"/>
                    </w:tcPr>
                    <w:p w14:paraId="58C2A8DE" w14:textId="70B022F4" w:rsidR="001F71A6" w:rsidRPr="00DD5DB8" w:rsidRDefault="001F71A6" w:rsidP="009262C0">
                      <w:pPr>
                        <w:pStyle w:val="Footer"/>
                      </w:pPr>
                      <w:r>
                        <w:rPr>
                          <w:noProof/>
                          <w:lang w:val="cs-CZ" w:eastAsia="cs-CZ"/>
                        </w:rPr>
                        <mc:AlternateContent>
                          <mc:Choice Requires="wps">
                            <w:drawing>
                              <wp:anchor distT="0" distB="0" distL="114300" distR="114300" simplePos="0" relativeHeight="251838464" behindDoc="0" locked="0" layoutInCell="1" allowOverlap="1" wp14:anchorId="58C2A902" wp14:editId="58C2A903">
                                <wp:simplePos x="0" y="0"/>
                                <wp:positionH relativeFrom="character">
                                  <wp:posOffset>-101600</wp:posOffset>
                                </wp:positionH>
                                <wp:positionV relativeFrom="paragraph">
                                  <wp:posOffset>-114300</wp:posOffset>
                                </wp:positionV>
                                <wp:extent cx="6350" cy="20320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03200"/>
                                        </a:xfrm>
                                        <a:prstGeom prst="rect">
                                          <a:avLst/>
                                        </a:prstGeom>
                                        <a:gradFill rotWithShape="1">
                                          <a:gsLst>
                                            <a:gs pos="0">
                                              <a:schemeClr val="tx1">
                                                <a:lumMod val="100000"/>
                                                <a:lumOff val="0"/>
                                                <a:alpha val="30000"/>
                                              </a:schemeClr>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2B58E" id="Rectangle 13" o:spid="_x0000_s1026" style="position:absolute;margin-left:-8pt;margin-top:-9pt;width:.5pt;height:16pt;z-index:25183846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" fillcolor="#363534 [3213]" stroked="f">
                                <v:fill opacity="19660f" color2="#363534 [3213]" rotate="t" focus="100%" type="gradient"/>
                              </v:rect>
                            </w:pict>
                          </mc:Fallback>
                        </mc:AlternateContent>
                      </w:r>
                      <w:r>
                        <w:t>© 2018</w:t>
                      </w:r>
                      <w:r w:rsidRPr="00BD645A">
                        <w:t xml:space="preserve"> CGI GROUP INC</w:t>
                      </w:r>
                      <w:r>
                        <w:t>.</w:t>
                      </w:r>
                      <w:r>
                        <w:br/>
                        <w:t>All rights reserved</w:t>
                      </w:r>
                    </w:p>
                  </w:tc>
                  <w:tc>
                    <w:tcPr>
                      <w:tcW w:w="684" w:type="pct"/>
                      <w:vAlign w:val="bottom"/>
                    </w:tcPr>
                    <w:p w14:paraId="58C2A8DF" w14:textId="36D5C974" w:rsidR="001F71A6" w:rsidRPr="00DD5DB8" w:rsidRDefault="001F71A6" w:rsidP="00FA549C">
                      <w:pPr>
                        <w:pStyle w:val="Footer"/>
                        <w:jc w:val="right"/>
                      </w:pPr>
                      <w:r>
                        <w:t xml:space="preserve">Page </w:t>
                      </w:r>
                      <w:r>
                        <w:fldChar w:fldCharType="begin"/>
                      </w:r>
                      <w:r>
                        <w:instrText xml:space="preserve"> PAGE  \* roman  \* MERGEFORMAT </w:instrText>
                      </w:r>
                      <w:r>
                        <w:fldChar w:fldCharType="separate"/>
                      </w:r>
                      <w:r w:rsidR="004976C0">
                        <w:rPr>
                          <w:noProof/>
                        </w:rPr>
                        <w:t>i</w:t>
                      </w:r>
                      <w:r>
                        <w:fldChar w:fldCharType="end"/>
                      </w:r>
                      <w:r>
                        <w:t xml:space="preserve"> of </w:t>
                      </w:r>
                      <w:r>
                        <w:rPr>
                          <w:noProof/>
                        </w:rPr>
                        <w:fldChar w:fldCharType="begin"/>
                      </w:r>
                      <w:r>
                        <w:rPr>
                          <w:noProof/>
                        </w:rPr>
                        <w:instrText xml:space="preserve"> SECTIONPAGES  \* roman  \* MERGEFORMAT </w:instrText>
                      </w:r>
                      <w:r>
                        <w:rPr>
                          <w:noProof/>
                        </w:rPr>
                        <w:fldChar w:fldCharType="separate"/>
                      </w:r>
                      <w:r w:rsidR="004976C0">
                        <w:rPr>
                          <w:noProof/>
                        </w:rPr>
                        <w:t>ii</w:t>
                      </w:r>
                      <w:r>
                        <w:rPr>
                          <w:noProof/>
                        </w:rPr>
                        <w:fldChar w:fldCharType="end"/>
                      </w:r>
                    </w:p>
                  </w:tc>
                </w:tr>
              </w:tbl>
              <w:p w14:paraId="58C2A8E1" w14:textId="77777777" w:rsidR="001F71A6" w:rsidRPr="00D31095" w:rsidRDefault="001F71A6" w:rsidP="009262C0">
                <w:pPr>
                  <w:pStyle w:val="Footer"/>
                  <w:rPr>
                    <w:highlight w:val="yellow"/>
                  </w:rPr>
                </w:pPr>
              </w:p>
            </w:tc>
          </w:tr>
        </w:tbl>
        <w:p w14:paraId="58C2A8E3" w14:textId="77777777" w:rsidR="001F71A6" w:rsidRPr="00D31095" w:rsidRDefault="001F71A6" w:rsidP="009262C0">
          <w:pPr>
            <w:pStyle w:val="Footer"/>
            <w:rPr>
              <w:highlight w:val="yellow"/>
            </w:rPr>
          </w:pPr>
        </w:p>
      </w:tc>
    </w:tr>
  </w:tbl>
  <w:p w14:paraId="58C2A8E5" w14:textId="77777777" w:rsidR="001F71A6" w:rsidRPr="00B91073" w:rsidRDefault="001F71A6" w:rsidP="00FA5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2EE09" w14:textId="77777777" w:rsidR="001F0F19" w:rsidRDefault="001F0F19" w:rsidP="002D558C">
      <w:pPr>
        <w:spacing w:line="240" w:lineRule="auto"/>
      </w:pPr>
      <w:r>
        <w:separator/>
      </w:r>
    </w:p>
    <w:p w14:paraId="04A2B63A" w14:textId="77777777" w:rsidR="001F0F19" w:rsidRDefault="001F0F19"/>
  </w:footnote>
  <w:footnote w:type="continuationSeparator" w:id="0">
    <w:p w14:paraId="2A712278" w14:textId="77777777" w:rsidR="001F0F19" w:rsidRDefault="001F0F19" w:rsidP="002D558C">
      <w:pPr>
        <w:spacing w:line="240" w:lineRule="auto"/>
      </w:pPr>
      <w:r>
        <w:continuationSeparator/>
      </w:r>
    </w:p>
    <w:p w14:paraId="51441090" w14:textId="77777777" w:rsidR="001F0F19" w:rsidRDefault="001F0F1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A8B9" w14:textId="77777777" w:rsidR="001F71A6" w:rsidRPr="00E24DF1" w:rsidRDefault="001F71A6" w:rsidP="00055FC3">
    <w:pPr>
      <w:pStyle w:val="Footer"/>
      <w:spacing w:line="24" w:lineRule="auto"/>
      <w:rPr>
        <w:sz w:val="2"/>
        <w:szCs w:val="2"/>
      </w:rPr>
    </w:pPr>
  </w:p>
  <w:tbl>
    <w:tblPr>
      <w:tblStyle w:val="TableGrid"/>
      <w:tblW w:w="4259"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447"/>
      <w:gridCol w:w="7764"/>
    </w:tblGrid>
    <w:tr w:rsidR="001F71A6" w14:paraId="58C2A8BE" w14:textId="77777777" w:rsidTr="00933AE2">
      <w:tc>
        <w:tcPr>
          <w:tcW w:w="272" w:type="pct"/>
          <w:tcBorders>
            <w:top w:val="nil"/>
            <w:left w:val="nil"/>
            <w:bottom w:val="single" w:sz="24" w:space="0" w:color="FFFFFF" w:themeColor="background2"/>
            <w:right w:val="nil"/>
          </w:tcBorders>
        </w:tcPr>
        <w:p w14:paraId="58C2A8BA" w14:textId="77777777" w:rsidR="001F71A6" w:rsidRDefault="001F71A6" w:rsidP="00933AE2">
          <w:pPr>
            <w:pStyle w:val="Header"/>
          </w:pPr>
        </w:p>
      </w:tc>
      <w:tc>
        <w:tcPr>
          <w:tcW w:w="4728" w:type="pct"/>
          <w:tcBorders>
            <w:top w:val="nil"/>
            <w:left w:val="nil"/>
            <w:bottom w:val="single" w:sz="24" w:space="0" w:color="FFFFFF" w:themeColor="background2"/>
            <w:right w:val="nil"/>
          </w:tcBorders>
          <w:hideMark/>
        </w:tcPr>
        <w:p w14:paraId="58C2A8BB" w14:textId="77777777" w:rsidR="001F71A6" w:rsidRDefault="001F71A6" w:rsidP="00933AE2">
          <w:pPr>
            <w:pStyle w:val="Header"/>
            <w:rPr>
              <w:lang w:val="en-CA"/>
            </w:rPr>
          </w:pPr>
          <w:r>
            <w:rPr>
              <w:noProof/>
              <w:lang w:val="cs-CZ" w:eastAsia="cs-CZ"/>
            </w:rPr>
            <w:drawing>
              <wp:anchor distT="0" distB="0" distL="114300" distR="114300" simplePos="0" relativeHeight="251653120" behindDoc="0" locked="0" layoutInCell="1" allowOverlap="1" wp14:anchorId="58C2A8E6" wp14:editId="58C2A8E7">
                <wp:simplePos x="0" y="0"/>
                <wp:positionH relativeFrom="rightMargin">
                  <wp:posOffset>174625</wp:posOffset>
                </wp:positionH>
                <wp:positionV relativeFrom="page">
                  <wp:posOffset>19685</wp:posOffset>
                </wp:positionV>
                <wp:extent cx="746760" cy="344170"/>
                <wp:effectExtent l="0" t="0" r="0" b="0"/>
                <wp:wrapNone/>
                <wp:docPr id="30"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344170"/>
                        </a:xfrm>
                        <a:prstGeom prst="rect">
                          <a:avLst/>
                        </a:prstGeom>
                        <a:noFill/>
                      </pic:spPr>
                    </pic:pic>
                  </a:graphicData>
                </a:graphic>
              </wp:anchor>
            </w:drawing>
          </w:r>
          <w:r>
            <w:rPr>
              <w:noProof/>
              <w:lang w:val="cs-CZ" w:eastAsia="cs-CZ"/>
            </w:rPr>
            <mc:AlternateContent>
              <mc:Choice Requires="wps">
                <w:drawing>
                  <wp:anchor distT="0" distB="0" distL="114300" distR="114300" simplePos="0" relativeHeight="251663360" behindDoc="0" locked="0" layoutInCell="1" allowOverlap="1" wp14:anchorId="58C2A8E8" wp14:editId="58C2A8E9">
                    <wp:simplePos x="0" y="0"/>
                    <wp:positionH relativeFrom="character">
                      <wp:posOffset>-101600</wp:posOffset>
                    </wp:positionH>
                    <wp:positionV relativeFrom="paragraph">
                      <wp:posOffset>0</wp:posOffset>
                    </wp:positionV>
                    <wp:extent cx="6350" cy="330200"/>
                    <wp:effectExtent l="0" t="0" r="0" b="0"/>
                    <wp:wrapNone/>
                    <wp:docPr id="3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30200"/>
                            </a:xfrm>
                            <a:prstGeom prst="rect">
                              <a:avLst/>
                            </a:prstGeom>
                            <a:gradFill rotWithShape="1">
                              <a:gsLst>
                                <a:gs pos="0">
                                  <a:schemeClr val="tx1">
                                    <a:lumMod val="100000"/>
                                    <a:lumOff val="0"/>
                                    <a:alpha val="30000"/>
                                  </a:schemeClr>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3BA01" id="Rectangle 29" o:spid="_x0000_s1026" style="position:absolute;margin-left:-8pt;margin-top:0;width:.5pt;height:26pt;z-index:25166336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" fillcolor="#363534 [3213]" stroked="f">
                    <v:fill opacity="19660f" color2="#363534 [3213]" rotate="t" focus="100%" type="gradient"/>
                  </v:rect>
                </w:pict>
              </mc:Fallback>
            </mc:AlternateContent>
          </w:r>
          <w:sdt>
            <w:sdtPr>
              <w:rPr>
                <w:b/>
              </w:rPr>
              <w:alias w:val="Proposal"/>
              <w:tag w:val="Proposal"/>
              <w:id w:val="-1203319957"/>
              <w:dataBinding w:prefixMappings="xmlns:ns0='http://purl.org/dc/elements/1.1/' xmlns:ns1='http://schemas.openxmlformats.org/package/2006/metadata/core-properties' " w:xpath="/ns1:coreProperties[1]/ns0:title[1]" w:storeItemID="{6C3C8BC8-F283-45AE-878A-BAB7291924A1}"/>
              <w:text/>
            </w:sdtPr>
            <w:sdtEndPr/>
            <w:sdtContent>
              <w:r>
                <w:rPr>
                  <w:b/>
                </w:rPr>
                <w:t>Functional Requirement Document</w:t>
              </w:r>
            </w:sdtContent>
          </w:sdt>
        </w:p>
        <w:p w14:paraId="58C2A8BC" w14:textId="091CE74B" w:rsidR="001F71A6" w:rsidRPr="00933AE2" w:rsidRDefault="001F0F19" w:rsidP="00933AE2">
          <w:pPr>
            <w:pStyle w:val="Header"/>
            <w:rPr>
              <w:lang w:val="en-CA"/>
            </w:rPr>
          </w:pPr>
          <w:sdt>
            <w:sdtPr>
              <w:rPr>
                <w:lang w:val="fr-CA"/>
              </w:rPr>
              <w:alias w:val="Version"/>
              <w:tag w:val="Version"/>
              <w:id w:val="775373590"/>
              <w:dataBinding w:prefixMappings="xmlns:ns0='http://purl.org/dc/elements/1.1/' xmlns:ns1='http://schemas.openxmlformats.org/package/2006/metadata/core-properties' " w:xpath="/ns1:coreProperties[1]/ns0:description[1]" w:storeItemID="{6C3C8BC8-F283-45AE-878A-BAB7291924A1}"/>
              <w:text w:multiLine="1"/>
            </w:sdtPr>
            <w:sdtEndPr/>
            <w:sdtContent>
              <w:r w:rsidR="001F71A6">
                <w:t>Version 2.1</w:t>
              </w:r>
            </w:sdtContent>
          </w:sdt>
        </w:p>
        <w:p w14:paraId="58C2A8BD" w14:textId="77777777" w:rsidR="001F71A6" w:rsidRPr="00933AE2" w:rsidRDefault="001F71A6" w:rsidP="007D6810">
          <w:pPr>
            <w:pStyle w:val="BodyText"/>
            <w:spacing w:after="0"/>
            <w:rPr>
              <w:sz w:val="14"/>
              <w:szCs w:val="14"/>
              <w:lang w:val="en-CA"/>
            </w:rPr>
          </w:pPr>
        </w:p>
      </w:tc>
    </w:tr>
  </w:tbl>
  <w:p w14:paraId="58C2A8BF" w14:textId="77777777" w:rsidR="001F71A6" w:rsidRPr="00933AE2" w:rsidRDefault="001F71A6" w:rsidP="004D5DCE">
    <w:pPr>
      <w:pStyle w:val="Header"/>
      <w:rPr>
        <w:lang w:val="en-CA"/>
      </w:rPr>
    </w:pPr>
    <w:r>
      <w:rPr>
        <w:noProof/>
        <w:lang w:val="cs-CZ" w:eastAsia="cs-CZ"/>
      </w:rPr>
      <mc:AlternateContent>
        <mc:Choice Requires="wps">
          <w:drawing>
            <wp:anchor distT="0" distB="0" distL="114300" distR="114300" simplePos="0" relativeHeight="251661312" behindDoc="0" locked="1" layoutInCell="1" allowOverlap="1" wp14:anchorId="58C2A8EA" wp14:editId="58C2A8EB">
              <wp:simplePos x="0" y="0"/>
              <wp:positionH relativeFrom="column">
                <wp:posOffset>3175</wp:posOffset>
              </wp:positionH>
              <wp:positionV relativeFrom="paragraph">
                <wp:posOffset>-36195</wp:posOffset>
              </wp:positionV>
              <wp:extent cx="6172200" cy="38100"/>
              <wp:effectExtent l="0" t="0" r="0" b="0"/>
              <wp:wrapNone/>
              <wp:docPr id="291"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22FE" id="Rectangle 291" o:spid="_x0000_s1026" style="position:absolute;margin-left:.25pt;margin-top:-2.85pt;width:486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A8CB" w14:textId="77777777" w:rsidR="001F71A6" w:rsidRDefault="001F71A6" w:rsidP="00083E35">
    <w:pPr>
      <w:pStyle w:val="BodyText"/>
      <w:tabs>
        <w:tab w:val="left" w:pos="1725"/>
      </w:tabs>
    </w:pPr>
    <w:r>
      <w:rPr>
        <w:noProof/>
        <w:lang w:val="cs-CZ" w:eastAsia="cs-CZ"/>
      </w:rPr>
      <w:drawing>
        <wp:anchor distT="0" distB="0" distL="114300" distR="114300" simplePos="0" relativeHeight="251840512" behindDoc="1" locked="0" layoutInCell="1" allowOverlap="1" wp14:anchorId="58C2A8F2" wp14:editId="58C2A8F3">
          <wp:simplePos x="0" y="0"/>
          <wp:positionH relativeFrom="column">
            <wp:posOffset>58479</wp:posOffset>
          </wp:positionH>
          <wp:positionV relativeFrom="page">
            <wp:posOffset>1148317</wp:posOffset>
          </wp:positionV>
          <wp:extent cx="5982376" cy="8229600"/>
          <wp:effectExtent l="0" t="0" r="0" b="0"/>
          <wp:wrapNone/>
          <wp:docPr id="1" name="Image 1"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
                  <a:stretch>
                    <a:fillRect/>
                  </a:stretch>
                </pic:blipFill>
                <pic:spPr>
                  <a:xfrm>
                    <a:off x="0" y="0"/>
                    <a:ext cx="5985510" cy="8233912"/>
                  </a:xfrm>
                  <a:prstGeom prst="rect">
                    <a:avLst/>
                  </a:prstGeom>
                </pic:spPr>
              </pic:pic>
            </a:graphicData>
          </a:graphic>
          <wp14:sizeRelV relativeFrom="margin">
            <wp14:pctHeight>0</wp14:pctHeight>
          </wp14:sizeRelV>
        </wp:anchor>
      </w:drawing>
    </w:r>
    <w:r>
      <w:rPr>
        <w:noProof/>
        <w:lang w:val="cs-CZ" w:eastAsia="cs-CZ"/>
      </w:rPr>
      <w:drawing>
        <wp:anchor distT="0" distB="0" distL="114300" distR="114300" simplePos="0" relativeHeight="251709440" behindDoc="0" locked="0" layoutInCell="1" allowOverlap="1" wp14:anchorId="58C2A8F4" wp14:editId="58C2A8F5">
          <wp:simplePos x="0" y="0"/>
          <wp:positionH relativeFrom="rightMargin">
            <wp:posOffset>-952500</wp:posOffset>
          </wp:positionH>
          <wp:positionV relativeFrom="page">
            <wp:posOffset>457200</wp:posOffset>
          </wp:positionV>
          <wp:extent cx="954405" cy="438785"/>
          <wp:effectExtent l="19050" t="0" r="0" b="0"/>
          <wp:wrapNone/>
          <wp:docPr id="22"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954405" cy="438785"/>
                  </a:xfrm>
                  <a:prstGeom prst="rect">
                    <a:avLst/>
                  </a:prstGeom>
                </pic:spPr>
              </pic:pic>
            </a:graphicData>
          </a:graphic>
        </wp:anchor>
      </w:drawing>
    </w:r>
    <w:r>
      <w:rPr>
        <w:noProof/>
        <w:lang w:val="cs-CZ" w:eastAsia="cs-CZ"/>
      </w:rPr>
      <w:drawing>
        <wp:anchor distT="0" distB="0" distL="114300" distR="114300" simplePos="0" relativeHeight="251710464" behindDoc="0" locked="0" layoutInCell="1" allowOverlap="1" wp14:anchorId="58C2A8F6" wp14:editId="58C2A8F7">
          <wp:simplePos x="0" y="0"/>
          <wp:positionH relativeFrom="rightMargin">
            <wp:posOffset>-1435100</wp:posOffset>
          </wp:positionH>
          <wp:positionV relativeFrom="page">
            <wp:posOffset>1041400</wp:posOffset>
          </wp:positionV>
          <wp:extent cx="1489116" cy="106877"/>
          <wp:effectExtent l="19050" t="0" r="0" b="0"/>
          <wp:wrapNone/>
          <wp:docPr id="23" name="Image 4" descr="EN tagli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 tagline.emf"/>
                  <pic:cNvPicPr/>
                </pic:nvPicPr>
                <pic:blipFill>
                  <a:blip r:embed="rId3"/>
                  <a:stretch>
                    <a:fillRect/>
                  </a:stretch>
                </pic:blipFill>
                <pic:spPr>
                  <a:xfrm>
                    <a:off x="0" y="0"/>
                    <a:ext cx="1489116" cy="106877"/>
                  </a:xfrm>
                  <a:prstGeom prst="rect">
                    <a:avLst/>
                  </a:prstGeom>
                </pic:spPr>
              </pic:pic>
            </a:graphicData>
          </a:graphic>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A8D1" w14:textId="77777777" w:rsidR="001F71A6" w:rsidRPr="0073241D" w:rsidRDefault="001F71A6" w:rsidP="00F87642">
    <w:pPr>
      <w:pStyle w:val="BodyText"/>
      <w:rPr>
        <w:b/>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2A8D3" w14:textId="77777777" w:rsidR="001F71A6" w:rsidRPr="00E24DF1" w:rsidRDefault="001F71A6" w:rsidP="00FA549C">
    <w:pPr>
      <w:pStyle w:val="Footer"/>
      <w:spacing w:line="24" w:lineRule="auto"/>
      <w:rPr>
        <w:sz w:val="2"/>
        <w:szCs w:val="2"/>
      </w:rPr>
    </w:pPr>
  </w:p>
  <w:tbl>
    <w:tblPr>
      <w:tblStyle w:val="TableGrid"/>
      <w:tblW w:w="4259" w:type="pct"/>
      <w:tblBorders>
        <w:top w:val="none" w:sz="0" w:space="0" w:color="auto"/>
        <w:left w:val="none" w:sz="0" w:space="0" w:color="auto"/>
        <w:bottom w:val="single" w:sz="24" w:space="0" w:color="FFFFFF" w:themeColor="background2"/>
        <w:right w:val="none" w:sz="0" w:space="0" w:color="auto"/>
        <w:insideH w:val="none" w:sz="0" w:space="0" w:color="auto"/>
        <w:insideV w:val="none" w:sz="0" w:space="0" w:color="auto"/>
      </w:tblBorders>
      <w:tblCellMar>
        <w:left w:w="0" w:type="dxa"/>
        <w:bottom w:w="480" w:type="dxa"/>
        <w:right w:w="0" w:type="dxa"/>
      </w:tblCellMar>
      <w:tblLook w:val="04A0" w:firstRow="1" w:lastRow="0" w:firstColumn="1" w:lastColumn="0" w:noHBand="0" w:noVBand="1"/>
    </w:tblPr>
    <w:tblGrid>
      <w:gridCol w:w="450"/>
      <w:gridCol w:w="7831"/>
    </w:tblGrid>
    <w:tr w:rsidR="001F71A6" w14:paraId="58C2A8D8" w14:textId="77777777" w:rsidTr="009262C0">
      <w:tc>
        <w:tcPr>
          <w:tcW w:w="272" w:type="pct"/>
          <w:tcBorders>
            <w:top w:val="nil"/>
            <w:left w:val="nil"/>
            <w:bottom w:val="single" w:sz="24" w:space="0" w:color="FFFFFF" w:themeColor="background2"/>
            <w:right w:val="nil"/>
          </w:tcBorders>
        </w:tcPr>
        <w:p w14:paraId="58C2A8D4" w14:textId="77777777" w:rsidR="001F71A6" w:rsidRDefault="001F71A6" w:rsidP="009262C0">
          <w:pPr>
            <w:pStyle w:val="Header"/>
          </w:pPr>
        </w:p>
      </w:tc>
      <w:tc>
        <w:tcPr>
          <w:tcW w:w="4728" w:type="pct"/>
          <w:tcBorders>
            <w:top w:val="nil"/>
            <w:left w:val="nil"/>
            <w:bottom w:val="single" w:sz="24" w:space="0" w:color="FFFFFF" w:themeColor="background2"/>
            <w:right w:val="nil"/>
          </w:tcBorders>
          <w:hideMark/>
        </w:tcPr>
        <w:p w14:paraId="58C2A8D5" w14:textId="77777777" w:rsidR="001F71A6" w:rsidRDefault="001F71A6" w:rsidP="009262C0">
          <w:pPr>
            <w:pStyle w:val="Header"/>
            <w:rPr>
              <w:lang w:val="en-CA"/>
            </w:rPr>
          </w:pPr>
          <w:r>
            <w:rPr>
              <w:noProof/>
              <w:lang w:val="cs-CZ" w:eastAsia="cs-CZ"/>
            </w:rPr>
            <w:drawing>
              <wp:anchor distT="0" distB="0" distL="114300" distR="114300" simplePos="0" relativeHeight="251835392" behindDoc="0" locked="0" layoutInCell="1" allowOverlap="1" wp14:anchorId="58C2A8FA" wp14:editId="58C2A8FB">
                <wp:simplePos x="0" y="0"/>
                <wp:positionH relativeFrom="rightMargin">
                  <wp:posOffset>174625</wp:posOffset>
                </wp:positionH>
                <wp:positionV relativeFrom="page">
                  <wp:posOffset>19685</wp:posOffset>
                </wp:positionV>
                <wp:extent cx="746760" cy="344170"/>
                <wp:effectExtent l="0" t="0" r="0" b="0"/>
                <wp:wrapNone/>
                <wp:docPr id="8"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344170"/>
                        </a:xfrm>
                        <a:prstGeom prst="rect">
                          <a:avLst/>
                        </a:prstGeom>
                        <a:noFill/>
                      </pic:spPr>
                    </pic:pic>
                  </a:graphicData>
                </a:graphic>
              </wp:anchor>
            </w:drawing>
          </w:r>
          <w:r>
            <w:rPr>
              <w:noProof/>
              <w:lang w:val="cs-CZ" w:eastAsia="cs-CZ"/>
            </w:rPr>
            <mc:AlternateContent>
              <mc:Choice Requires="wps">
                <w:drawing>
                  <wp:anchor distT="0" distB="0" distL="114300" distR="114300" simplePos="0" relativeHeight="251834368" behindDoc="0" locked="0" layoutInCell="1" allowOverlap="1" wp14:anchorId="58C2A8FC" wp14:editId="58C2A8FD">
                    <wp:simplePos x="0" y="0"/>
                    <wp:positionH relativeFrom="character">
                      <wp:posOffset>-101600</wp:posOffset>
                    </wp:positionH>
                    <wp:positionV relativeFrom="paragraph">
                      <wp:posOffset>0</wp:posOffset>
                    </wp:positionV>
                    <wp:extent cx="6350" cy="330200"/>
                    <wp:effectExtent l="0" t="0" r="0" b="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30200"/>
                            </a:xfrm>
                            <a:prstGeom prst="rect">
                              <a:avLst/>
                            </a:prstGeom>
                            <a:gradFill rotWithShape="1">
                              <a:gsLst>
                                <a:gs pos="0">
                                  <a:schemeClr val="tx1">
                                    <a:lumMod val="100000"/>
                                    <a:lumOff val="0"/>
                                    <a:alpha val="30000"/>
                                  </a:schemeClr>
                                </a:gs>
                                <a:gs pos="100000">
                                  <a:schemeClr val="tx1">
                                    <a:lumMod val="100000"/>
                                    <a:lumOff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DB3B3" id="Rectangle 6" o:spid="_x0000_s1026" style="position:absolute;margin-left:-8pt;margin-top:0;width:.5pt;height:26pt;z-index:25183436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" fillcolor="#363534 [3213]" stroked="f">
                    <v:fill opacity="19660f" color2="#363534 [3213]" rotate="t" focus="100%" type="gradient"/>
                  </v:rect>
                </w:pict>
              </mc:Fallback>
            </mc:AlternateContent>
          </w:r>
          <w:sdt>
            <w:sdtPr>
              <w:rPr>
                <w:b/>
              </w:rPr>
              <w:alias w:val="Proposal"/>
              <w:tag w:val="Proposal"/>
              <w:id w:val="-1640724328"/>
              <w:dataBinding w:prefixMappings="xmlns:ns0='http://purl.org/dc/elements/1.1/' xmlns:ns1='http://schemas.openxmlformats.org/package/2006/metadata/core-properties' " w:xpath="/ns1:coreProperties[1]/ns0:title[1]" w:storeItemID="{6C3C8BC8-F283-45AE-878A-BAB7291924A1}"/>
              <w:text/>
            </w:sdtPr>
            <w:sdtEndPr/>
            <w:sdtContent>
              <w:r w:rsidRPr="00915AD6">
                <w:rPr>
                  <w:b/>
                </w:rPr>
                <w:t>Functional Requirement Document</w:t>
              </w:r>
            </w:sdtContent>
          </w:sdt>
        </w:p>
        <w:p w14:paraId="58C2A8D6" w14:textId="2B8D606C" w:rsidR="001F71A6" w:rsidRPr="00933AE2" w:rsidRDefault="001F0F19" w:rsidP="009262C0">
          <w:pPr>
            <w:pStyle w:val="Header"/>
            <w:rPr>
              <w:lang w:val="en-CA"/>
            </w:rPr>
          </w:pPr>
          <w:sdt>
            <w:sdtPr>
              <w:rPr>
                <w:lang w:val="fr-CA"/>
              </w:rPr>
              <w:alias w:val="Version"/>
              <w:tag w:val="Version"/>
              <w:id w:val="-1689139553"/>
              <w:dataBinding w:prefixMappings="xmlns:ns0='http://purl.org/dc/elements/1.1/' xmlns:ns1='http://schemas.openxmlformats.org/package/2006/metadata/core-properties' " w:xpath="/ns1:coreProperties[1]/ns0:description[1]" w:storeItemID="{6C3C8BC8-F283-45AE-878A-BAB7291924A1}"/>
              <w:text w:multiLine="1"/>
            </w:sdtPr>
            <w:sdtEndPr/>
            <w:sdtContent>
              <w:r w:rsidR="001F71A6">
                <w:t>Version 2.1</w:t>
              </w:r>
            </w:sdtContent>
          </w:sdt>
        </w:p>
        <w:p w14:paraId="58C2A8D7" w14:textId="03145ED3" w:rsidR="001F71A6" w:rsidRPr="00933AE2" w:rsidRDefault="001F71A6" w:rsidP="00F234AB">
          <w:pPr>
            <w:pStyle w:val="BodyText"/>
            <w:spacing w:after="0"/>
            <w:rPr>
              <w:sz w:val="14"/>
              <w:szCs w:val="14"/>
              <w:lang w:val="en-CA"/>
            </w:rPr>
          </w:pPr>
          <w:r>
            <w:rPr>
              <w:sz w:val="14"/>
              <w:szCs w:val="14"/>
              <w:lang w:val="en-CA"/>
            </w:rPr>
            <w:t>D</w:t>
          </w:r>
          <w:r w:rsidRPr="00933AE2">
            <w:rPr>
              <w:sz w:val="14"/>
              <w:szCs w:val="14"/>
              <w:lang w:val="en-CA"/>
            </w:rPr>
            <w:t>ate</w:t>
          </w:r>
          <w:r>
            <w:rPr>
              <w:sz w:val="14"/>
              <w:szCs w:val="14"/>
              <w:lang w:val="en-CA"/>
            </w:rPr>
            <w:t xml:space="preserve"> published</w:t>
          </w:r>
          <w:r w:rsidRPr="00933AE2">
            <w:rPr>
              <w:sz w:val="14"/>
              <w:szCs w:val="14"/>
              <w:lang w:val="en-CA"/>
            </w:rPr>
            <w:t>: 201</w:t>
          </w:r>
          <w:r>
            <w:rPr>
              <w:sz w:val="14"/>
              <w:szCs w:val="14"/>
              <w:lang w:val="en-CA"/>
            </w:rPr>
            <w:t>8</w:t>
          </w:r>
          <w:r w:rsidRPr="00933AE2">
            <w:rPr>
              <w:sz w:val="14"/>
              <w:szCs w:val="14"/>
              <w:lang w:val="en-CA"/>
            </w:rPr>
            <w:t>/0</w:t>
          </w:r>
          <w:r>
            <w:rPr>
              <w:sz w:val="14"/>
              <w:szCs w:val="14"/>
              <w:lang w:val="en-CA"/>
            </w:rPr>
            <w:t>8</w:t>
          </w:r>
          <w:r w:rsidRPr="00933AE2">
            <w:rPr>
              <w:sz w:val="14"/>
              <w:szCs w:val="14"/>
              <w:lang w:val="en-CA"/>
            </w:rPr>
            <w:t>/2</w:t>
          </w:r>
          <w:r>
            <w:rPr>
              <w:sz w:val="14"/>
              <w:szCs w:val="14"/>
              <w:lang w:val="en-CA"/>
            </w:rPr>
            <w:t>2</w:t>
          </w:r>
        </w:p>
      </w:tc>
    </w:tr>
  </w:tbl>
  <w:p w14:paraId="58C2A8D9" w14:textId="77777777" w:rsidR="001F71A6" w:rsidRPr="00933AE2" w:rsidRDefault="001F71A6" w:rsidP="00FA549C">
    <w:pPr>
      <w:pStyle w:val="Header"/>
      <w:rPr>
        <w:lang w:val="en-CA"/>
      </w:rPr>
    </w:pPr>
    <w:r>
      <w:rPr>
        <w:noProof/>
        <w:lang w:val="cs-CZ" w:eastAsia="cs-CZ"/>
      </w:rPr>
      <mc:AlternateContent>
        <mc:Choice Requires="wps">
          <w:drawing>
            <wp:anchor distT="0" distB="0" distL="114300" distR="114300" simplePos="0" relativeHeight="251833344" behindDoc="0" locked="1" layoutInCell="1" allowOverlap="1" wp14:anchorId="58C2A8FE" wp14:editId="58C2A8FF">
              <wp:simplePos x="0" y="0"/>
              <wp:positionH relativeFrom="column">
                <wp:posOffset>3175</wp:posOffset>
              </wp:positionH>
              <wp:positionV relativeFrom="paragraph">
                <wp:posOffset>-36195</wp:posOffset>
              </wp:positionV>
              <wp:extent cx="6172200" cy="38100"/>
              <wp:effectExtent l="0" t="0" r="0" b="0"/>
              <wp:wrapNone/>
              <wp:docPr id="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0" cy="38100"/>
                      </a:xfrm>
                      <a:prstGeom prst="rect">
                        <a:avLst/>
                      </a:prstGeom>
                      <a:gradFill>
                        <a:gsLst>
                          <a:gs pos="50000">
                            <a:schemeClr val="accent1"/>
                          </a:gs>
                          <a:gs pos="0">
                            <a:schemeClr val="accent3"/>
                          </a:gs>
                          <a:gs pos="100000">
                            <a:schemeClr val="accent2"/>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56553" id="Rectangle 7" o:spid="_x0000_s1026" style="position:absolute;margin-left:.25pt;margin-top:-2.85pt;width:486pt;height: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" fillcolor="#ff6a00 [3206]" stroked="f" strokeweight="2pt">
              <v:fill color2="#991f3d [3205]" angle="90" colors="0 #ff6a00;.5 #e31937;1 #991f3d" focus="100%" type="gradient">
                <o:fill v:ext="view" type="gradientUnscaled"/>
              </v:fill>
              <v:path arrowok="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F5EC27DE"/>
    <w:lvl w:ilvl="0">
      <w:start w:val="1"/>
      <w:numFmt w:val="decimal"/>
      <w:lvlText w:val="%1."/>
      <w:lvlJc w:val="left"/>
      <w:pPr>
        <w:tabs>
          <w:tab w:val="num" w:pos="1440"/>
        </w:tabs>
        <w:ind w:left="1440" w:hanging="360"/>
      </w:pPr>
    </w:lvl>
  </w:abstractNum>
  <w:abstractNum w:abstractNumId="1" w15:restartNumberingAfterBreak="0">
    <w:nsid w:val="FFFFFF81"/>
    <w:multiLevelType w:val="singleLevel"/>
    <w:tmpl w:val="A7D2AD6A"/>
    <w:lvl w:ilvl="0">
      <w:start w:val="1"/>
      <w:numFmt w:val="bullet"/>
      <w:pStyle w:val="ListBullet4"/>
      <w:lvlText w:val=""/>
      <w:lvlJc w:val="left"/>
      <w:pPr>
        <w:ind w:left="1440" w:hanging="360"/>
      </w:pPr>
      <w:rPr>
        <w:rFonts w:ascii="Symbol" w:hAnsi="Symbol" w:hint="default"/>
        <w:color w:val="991F3D" w:themeColor="text2"/>
      </w:rPr>
    </w:lvl>
  </w:abstractNum>
  <w:abstractNum w:abstractNumId="2" w15:restartNumberingAfterBreak="0">
    <w:nsid w:val="FFFFFF82"/>
    <w:multiLevelType w:val="singleLevel"/>
    <w:tmpl w:val="AD622790"/>
    <w:lvl w:ilvl="0">
      <w:start w:val="1"/>
      <w:numFmt w:val="bullet"/>
      <w:pStyle w:val="ListBullet3"/>
      <w:lvlText w:val=""/>
      <w:lvlJc w:val="left"/>
      <w:pPr>
        <w:ind w:left="1080" w:hanging="360"/>
      </w:pPr>
      <w:rPr>
        <w:rFonts w:ascii="Symbol" w:hAnsi="Symbol" w:hint="default"/>
        <w:color w:val="991F3D" w:themeColor="text2"/>
      </w:rPr>
    </w:lvl>
  </w:abstractNum>
  <w:abstractNum w:abstractNumId="3" w15:restartNumberingAfterBreak="0">
    <w:nsid w:val="FFFFFF83"/>
    <w:multiLevelType w:val="singleLevel"/>
    <w:tmpl w:val="4440C55E"/>
    <w:lvl w:ilvl="0">
      <w:start w:val="1"/>
      <w:numFmt w:val="bullet"/>
      <w:pStyle w:val="ListBullet2"/>
      <w:lvlText w:val=""/>
      <w:lvlJc w:val="left"/>
      <w:pPr>
        <w:ind w:left="720" w:hanging="360"/>
      </w:pPr>
      <w:rPr>
        <w:rFonts w:ascii="Symbol" w:hAnsi="Symbol" w:hint="default"/>
        <w:color w:val="991F3D" w:themeColor="text2"/>
      </w:rPr>
    </w:lvl>
  </w:abstractNum>
  <w:abstractNum w:abstractNumId="4" w15:restartNumberingAfterBreak="0">
    <w:nsid w:val="FFFFFF89"/>
    <w:multiLevelType w:val="singleLevel"/>
    <w:tmpl w:val="73CA6BC0"/>
    <w:lvl w:ilvl="0">
      <w:start w:val="1"/>
      <w:numFmt w:val="bullet"/>
      <w:pStyle w:val="ListBullet"/>
      <w:lvlText w:val=""/>
      <w:lvlJc w:val="left"/>
      <w:pPr>
        <w:ind w:left="360" w:hanging="360"/>
      </w:pPr>
      <w:rPr>
        <w:rFonts w:ascii="Symbol" w:hAnsi="Symbol" w:hint="default"/>
        <w:color w:val="991F3D" w:themeColor="text2"/>
      </w:rPr>
    </w:lvl>
  </w:abstractNum>
  <w:abstractNum w:abstractNumId="5" w15:restartNumberingAfterBreak="0">
    <w:nsid w:val="003E0516"/>
    <w:multiLevelType w:val="multilevel"/>
    <w:tmpl w:val="BBAEB63A"/>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936"/>
        </w:tabs>
        <w:ind w:left="936" w:hanging="794"/>
      </w:pPr>
      <w:rPr>
        <w:rFonts w:hint="default"/>
      </w:rPr>
    </w:lvl>
    <w:lvl w:ilvl="2">
      <w:start w:val="1"/>
      <w:numFmt w:val="decimal"/>
      <w:pStyle w:val="NumHeading3"/>
      <w:lvlText w:val="%1.%2.%3"/>
      <w:lvlJc w:val="left"/>
      <w:pPr>
        <w:tabs>
          <w:tab w:val="num" w:pos="2155"/>
        </w:tabs>
        <w:ind w:left="2155" w:hanging="1021"/>
      </w:pPr>
      <w:rPr>
        <w:rFonts w:asciiTheme="minorHAnsi" w:hAnsiTheme="minorHAnsi" w:hint="default"/>
        <w:b/>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6" w15:restartNumberingAfterBreak="0">
    <w:nsid w:val="084F6AF0"/>
    <w:multiLevelType w:val="hybridMultilevel"/>
    <w:tmpl w:val="CEF8A7B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B4C0BB4"/>
    <w:multiLevelType w:val="hybridMultilevel"/>
    <w:tmpl w:val="6D222D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0D385BA8"/>
    <w:multiLevelType w:val="multilevel"/>
    <w:tmpl w:val="39EC75D6"/>
    <w:numStyleLink w:val="CGI-Appendix"/>
  </w:abstractNum>
  <w:abstractNum w:abstractNumId="9" w15:restartNumberingAfterBreak="0">
    <w:nsid w:val="1B5A045C"/>
    <w:multiLevelType w:val="multilevel"/>
    <w:tmpl w:val="ECA4EAFA"/>
    <w:numStyleLink w:val="Bullets"/>
  </w:abstractNum>
  <w:abstractNum w:abstractNumId="10" w15:restartNumberingAfterBreak="0">
    <w:nsid w:val="20B91E0D"/>
    <w:multiLevelType w:val="multilevel"/>
    <w:tmpl w:val="9872D120"/>
    <w:numStyleLink w:val="CGI-Headings"/>
  </w:abstractNum>
  <w:abstractNum w:abstractNumId="11"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5F60702"/>
    <w:multiLevelType w:val="hybridMultilevel"/>
    <w:tmpl w:val="14EAA8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2F93F6F"/>
    <w:multiLevelType w:val="multilevel"/>
    <w:tmpl w:val="9872D120"/>
    <w:styleLink w:val="CGI-Headings"/>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2433"/>
        </w:tabs>
        <w:ind w:left="2433" w:hanging="1440"/>
      </w:pPr>
      <w:rPr>
        <w:rFonts w:hint="default"/>
      </w:rPr>
    </w:lvl>
    <w:lvl w:ilvl="2">
      <w:start w:val="1"/>
      <w:numFmt w:val="decimal"/>
      <w:pStyle w:val="Heading3"/>
      <w:lvlText w:val="%1.%2.%3"/>
      <w:lvlJc w:val="left"/>
      <w:pPr>
        <w:tabs>
          <w:tab w:val="num" w:pos="2290"/>
        </w:tabs>
        <w:ind w:left="229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4" w15:restartNumberingAfterBreak="0">
    <w:nsid w:val="34D0521B"/>
    <w:multiLevelType w:val="multilevel"/>
    <w:tmpl w:val="39EC75D6"/>
    <w:styleLink w:val="CGI-Appendix"/>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A3E7087"/>
    <w:multiLevelType w:val="hybridMultilevel"/>
    <w:tmpl w:val="6F12960C"/>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16" w15:restartNumberingAfterBreak="0">
    <w:nsid w:val="515B68C6"/>
    <w:multiLevelType w:val="hybridMultilevel"/>
    <w:tmpl w:val="B46E5BCA"/>
    <w:lvl w:ilvl="0" w:tplc="134CCF8C">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7465E3F"/>
    <w:multiLevelType w:val="hybridMultilevel"/>
    <w:tmpl w:val="974A72BC"/>
    <w:lvl w:ilvl="0" w:tplc="04544308">
      <w:start w:val="1"/>
      <w:numFmt w:val="bullet"/>
      <w:pStyle w:val="ListParagraph"/>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18" w15:restartNumberingAfterBreak="0">
    <w:nsid w:val="66B20A35"/>
    <w:multiLevelType w:val="hybridMultilevel"/>
    <w:tmpl w:val="CEF8A7B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CA3A09"/>
    <w:multiLevelType w:val="hybridMultilevel"/>
    <w:tmpl w:val="4024FB46"/>
    <w:lvl w:ilvl="0" w:tplc="6AF6D14E">
      <w:start w:val="1"/>
      <w:numFmt w:val="bullet"/>
      <w:pStyle w:val="Tablebullet"/>
      <w:lvlText w:val=""/>
      <w:lvlJc w:val="left"/>
      <w:pPr>
        <w:ind w:left="360" w:hanging="360"/>
      </w:pPr>
      <w:rPr>
        <w:rFonts w:ascii="Symbol" w:hAnsi="Symbol" w:hint="default"/>
        <w:color w:val="991F3D" w:themeColor="text2"/>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0" w15:restartNumberingAfterBreak="0">
    <w:nsid w:val="7ADA4D65"/>
    <w:multiLevelType w:val="hybridMultilevel"/>
    <w:tmpl w:val="C0565EC0"/>
    <w:lvl w:ilvl="0" w:tplc="64C453AC">
      <w:start w:val="1"/>
      <w:numFmt w:val="bullet"/>
      <w:pStyle w:val="ListBulle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17"/>
  </w:num>
  <w:num w:numId="6">
    <w:abstractNumId w:val="13"/>
  </w:num>
  <w:num w:numId="7">
    <w:abstractNumId w:val="14"/>
  </w:num>
  <w:num w:numId="8">
    <w:abstractNumId w:val="8"/>
  </w:num>
  <w:num w:numId="9">
    <w:abstractNumId w:val="10"/>
  </w:num>
  <w:num w:numId="10">
    <w:abstractNumId w:val="19"/>
  </w:num>
  <w:num w:numId="11">
    <w:abstractNumId w:val="20"/>
  </w:num>
  <w:num w:numId="12">
    <w:abstractNumId w:val="11"/>
  </w:num>
  <w:num w:numId="13">
    <w:abstractNumId w:val="5"/>
  </w:num>
  <w:num w:numId="14">
    <w:abstractNumId w:val="9"/>
  </w:num>
  <w:num w:numId="15">
    <w:abstractNumId w:val="12"/>
  </w:num>
  <w:num w:numId="16">
    <w:abstractNumId w:val="6"/>
  </w:num>
  <w:num w:numId="17">
    <w:abstractNumId w:val="18"/>
  </w:num>
  <w:num w:numId="18">
    <w:abstractNumId w:val="15"/>
  </w:num>
  <w:num w:numId="19">
    <w:abstractNumId w:val="7"/>
  </w:num>
  <w:num w:numId="20">
    <w:abstractNumId w:val="16"/>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jda, Tomáš">
    <w15:presenceInfo w15:providerId="None" w15:userId="Majda, Tomá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trackRevisions/>
  <w:defaultTabStop w:val="706"/>
  <w:hyphenationZone w:val="425"/>
  <w:defaultTableStyle w:val="CGI-Table"/>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42"/>
    <w:rsid w:val="000012A5"/>
    <w:rsid w:val="00001384"/>
    <w:rsid w:val="00004DFB"/>
    <w:rsid w:val="0000568C"/>
    <w:rsid w:val="00005BFC"/>
    <w:rsid w:val="00010796"/>
    <w:rsid w:val="000112BD"/>
    <w:rsid w:val="000112F4"/>
    <w:rsid w:val="00015210"/>
    <w:rsid w:val="000159A8"/>
    <w:rsid w:val="000227FA"/>
    <w:rsid w:val="0002496C"/>
    <w:rsid w:val="00024DA6"/>
    <w:rsid w:val="0002663F"/>
    <w:rsid w:val="0002788E"/>
    <w:rsid w:val="00030DFE"/>
    <w:rsid w:val="00033DB5"/>
    <w:rsid w:val="00037E09"/>
    <w:rsid w:val="00043808"/>
    <w:rsid w:val="0004438F"/>
    <w:rsid w:val="00047847"/>
    <w:rsid w:val="00055FC3"/>
    <w:rsid w:val="00057FF4"/>
    <w:rsid w:val="000608F9"/>
    <w:rsid w:val="000650B2"/>
    <w:rsid w:val="000662B1"/>
    <w:rsid w:val="00075B99"/>
    <w:rsid w:val="00076A30"/>
    <w:rsid w:val="000819B1"/>
    <w:rsid w:val="0008294C"/>
    <w:rsid w:val="00083E35"/>
    <w:rsid w:val="0008403A"/>
    <w:rsid w:val="00084585"/>
    <w:rsid w:val="0009000C"/>
    <w:rsid w:val="00093C03"/>
    <w:rsid w:val="000941F4"/>
    <w:rsid w:val="00097D20"/>
    <w:rsid w:val="00097E33"/>
    <w:rsid w:val="000A1CD0"/>
    <w:rsid w:val="000A25C5"/>
    <w:rsid w:val="000A443B"/>
    <w:rsid w:val="000A581F"/>
    <w:rsid w:val="000B07E2"/>
    <w:rsid w:val="000B1E34"/>
    <w:rsid w:val="000B29BD"/>
    <w:rsid w:val="000B39EB"/>
    <w:rsid w:val="000B4A23"/>
    <w:rsid w:val="000B5624"/>
    <w:rsid w:val="000C77F6"/>
    <w:rsid w:val="000C7EF1"/>
    <w:rsid w:val="000D07C3"/>
    <w:rsid w:val="000D09AB"/>
    <w:rsid w:val="000D1F3F"/>
    <w:rsid w:val="000D4F93"/>
    <w:rsid w:val="000D6344"/>
    <w:rsid w:val="000D71E3"/>
    <w:rsid w:val="000E05DC"/>
    <w:rsid w:val="000E196F"/>
    <w:rsid w:val="000E3071"/>
    <w:rsid w:val="000E3650"/>
    <w:rsid w:val="000E38BA"/>
    <w:rsid w:val="000E785C"/>
    <w:rsid w:val="000F1B2E"/>
    <w:rsid w:val="000F3940"/>
    <w:rsid w:val="000F4254"/>
    <w:rsid w:val="000F6D10"/>
    <w:rsid w:val="001002AA"/>
    <w:rsid w:val="001002DA"/>
    <w:rsid w:val="0010055E"/>
    <w:rsid w:val="00101B86"/>
    <w:rsid w:val="00102A2B"/>
    <w:rsid w:val="00103A5A"/>
    <w:rsid w:val="00104D0D"/>
    <w:rsid w:val="001079D8"/>
    <w:rsid w:val="001114C9"/>
    <w:rsid w:val="001127B6"/>
    <w:rsid w:val="001168C7"/>
    <w:rsid w:val="00117017"/>
    <w:rsid w:val="00117211"/>
    <w:rsid w:val="00117248"/>
    <w:rsid w:val="0012161A"/>
    <w:rsid w:val="00123085"/>
    <w:rsid w:val="001240EF"/>
    <w:rsid w:val="00125470"/>
    <w:rsid w:val="00135F34"/>
    <w:rsid w:val="00137042"/>
    <w:rsid w:val="0014067C"/>
    <w:rsid w:val="001406E1"/>
    <w:rsid w:val="00141514"/>
    <w:rsid w:val="001472B2"/>
    <w:rsid w:val="0014747E"/>
    <w:rsid w:val="00150F0C"/>
    <w:rsid w:val="00152379"/>
    <w:rsid w:val="00163545"/>
    <w:rsid w:val="00166EDD"/>
    <w:rsid w:val="00167192"/>
    <w:rsid w:val="001673B0"/>
    <w:rsid w:val="00172A87"/>
    <w:rsid w:val="00175869"/>
    <w:rsid w:val="001819A3"/>
    <w:rsid w:val="00181BC4"/>
    <w:rsid w:val="001827FD"/>
    <w:rsid w:val="001833A8"/>
    <w:rsid w:val="00184EC4"/>
    <w:rsid w:val="00191D3C"/>
    <w:rsid w:val="00194831"/>
    <w:rsid w:val="00194872"/>
    <w:rsid w:val="00195406"/>
    <w:rsid w:val="001A1CA0"/>
    <w:rsid w:val="001A20D3"/>
    <w:rsid w:val="001A4045"/>
    <w:rsid w:val="001B27BF"/>
    <w:rsid w:val="001B44C2"/>
    <w:rsid w:val="001B4C90"/>
    <w:rsid w:val="001B7A83"/>
    <w:rsid w:val="001C1396"/>
    <w:rsid w:val="001C1DDE"/>
    <w:rsid w:val="001C3B9C"/>
    <w:rsid w:val="001C488E"/>
    <w:rsid w:val="001C4D13"/>
    <w:rsid w:val="001D1068"/>
    <w:rsid w:val="001D419E"/>
    <w:rsid w:val="001D6098"/>
    <w:rsid w:val="001E26AD"/>
    <w:rsid w:val="001E34F1"/>
    <w:rsid w:val="001E551B"/>
    <w:rsid w:val="001E6E0A"/>
    <w:rsid w:val="001F0F19"/>
    <w:rsid w:val="001F2260"/>
    <w:rsid w:val="001F2AB0"/>
    <w:rsid w:val="001F4B54"/>
    <w:rsid w:val="001F5B28"/>
    <w:rsid w:val="001F64B2"/>
    <w:rsid w:val="001F71A6"/>
    <w:rsid w:val="001F7801"/>
    <w:rsid w:val="00205264"/>
    <w:rsid w:val="002120BF"/>
    <w:rsid w:val="002125B1"/>
    <w:rsid w:val="00214289"/>
    <w:rsid w:val="002153CF"/>
    <w:rsid w:val="002162FE"/>
    <w:rsid w:val="00220A4D"/>
    <w:rsid w:val="0022275D"/>
    <w:rsid w:val="00223D1C"/>
    <w:rsid w:val="00224344"/>
    <w:rsid w:val="00225A01"/>
    <w:rsid w:val="0023132A"/>
    <w:rsid w:val="00231AB4"/>
    <w:rsid w:val="00231BB9"/>
    <w:rsid w:val="00233CCC"/>
    <w:rsid w:val="00236B4D"/>
    <w:rsid w:val="00241E53"/>
    <w:rsid w:val="00241FFD"/>
    <w:rsid w:val="0024292A"/>
    <w:rsid w:val="00243C41"/>
    <w:rsid w:val="00247545"/>
    <w:rsid w:val="002515FC"/>
    <w:rsid w:val="00261F0C"/>
    <w:rsid w:val="00264316"/>
    <w:rsid w:val="00264F6F"/>
    <w:rsid w:val="0026569B"/>
    <w:rsid w:val="00265F4C"/>
    <w:rsid w:val="002668E4"/>
    <w:rsid w:val="00272939"/>
    <w:rsid w:val="00273738"/>
    <w:rsid w:val="00274B50"/>
    <w:rsid w:val="00282EE7"/>
    <w:rsid w:val="00293DBC"/>
    <w:rsid w:val="00295167"/>
    <w:rsid w:val="00295AA0"/>
    <w:rsid w:val="002967A2"/>
    <w:rsid w:val="0029775A"/>
    <w:rsid w:val="002A0C14"/>
    <w:rsid w:val="002A3093"/>
    <w:rsid w:val="002A5375"/>
    <w:rsid w:val="002A70FF"/>
    <w:rsid w:val="002B0F02"/>
    <w:rsid w:val="002B1CF0"/>
    <w:rsid w:val="002B24A9"/>
    <w:rsid w:val="002B4ED5"/>
    <w:rsid w:val="002B5F96"/>
    <w:rsid w:val="002B6F6F"/>
    <w:rsid w:val="002C0E50"/>
    <w:rsid w:val="002C2C61"/>
    <w:rsid w:val="002C3598"/>
    <w:rsid w:val="002C35E3"/>
    <w:rsid w:val="002C51AF"/>
    <w:rsid w:val="002C5A06"/>
    <w:rsid w:val="002C7F92"/>
    <w:rsid w:val="002D3B8E"/>
    <w:rsid w:val="002D558C"/>
    <w:rsid w:val="002E476C"/>
    <w:rsid w:val="002E66FF"/>
    <w:rsid w:val="002F0094"/>
    <w:rsid w:val="002F4CFA"/>
    <w:rsid w:val="002F76A5"/>
    <w:rsid w:val="00304F6B"/>
    <w:rsid w:val="003050ED"/>
    <w:rsid w:val="00307B4C"/>
    <w:rsid w:val="00310D4C"/>
    <w:rsid w:val="003118BC"/>
    <w:rsid w:val="00320AD5"/>
    <w:rsid w:val="00325AE6"/>
    <w:rsid w:val="003322CE"/>
    <w:rsid w:val="003357C9"/>
    <w:rsid w:val="00335FE7"/>
    <w:rsid w:val="00336B5E"/>
    <w:rsid w:val="0035174C"/>
    <w:rsid w:val="0035424B"/>
    <w:rsid w:val="003569BC"/>
    <w:rsid w:val="00361A96"/>
    <w:rsid w:val="00362002"/>
    <w:rsid w:val="00362842"/>
    <w:rsid w:val="00364628"/>
    <w:rsid w:val="00365D98"/>
    <w:rsid w:val="003679C8"/>
    <w:rsid w:val="00370F18"/>
    <w:rsid w:val="00372984"/>
    <w:rsid w:val="0037730C"/>
    <w:rsid w:val="00381A99"/>
    <w:rsid w:val="00381BDF"/>
    <w:rsid w:val="0038578A"/>
    <w:rsid w:val="00385FB3"/>
    <w:rsid w:val="00391FE5"/>
    <w:rsid w:val="0039358C"/>
    <w:rsid w:val="00396DB0"/>
    <w:rsid w:val="003A0A80"/>
    <w:rsid w:val="003A18D1"/>
    <w:rsid w:val="003A287F"/>
    <w:rsid w:val="003A2A2C"/>
    <w:rsid w:val="003A4462"/>
    <w:rsid w:val="003A505A"/>
    <w:rsid w:val="003B69B8"/>
    <w:rsid w:val="003C068B"/>
    <w:rsid w:val="003C1614"/>
    <w:rsid w:val="003C1664"/>
    <w:rsid w:val="003C2571"/>
    <w:rsid w:val="003C3948"/>
    <w:rsid w:val="003C574A"/>
    <w:rsid w:val="003C5E6D"/>
    <w:rsid w:val="003D04A4"/>
    <w:rsid w:val="003D3C29"/>
    <w:rsid w:val="003D3F67"/>
    <w:rsid w:val="003D5673"/>
    <w:rsid w:val="003E0F9E"/>
    <w:rsid w:val="003E18D2"/>
    <w:rsid w:val="003F0A8E"/>
    <w:rsid w:val="003F0B01"/>
    <w:rsid w:val="003F1584"/>
    <w:rsid w:val="003F17A2"/>
    <w:rsid w:val="003F46B8"/>
    <w:rsid w:val="003F6D43"/>
    <w:rsid w:val="003F75DA"/>
    <w:rsid w:val="0040565F"/>
    <w:rsid w:val="004063AC"/>
    <w:rsid w:val="00407925"/>
    <w:rsid w:val="004079AC"/>
    <w:rsid w:val="0041048D"/>
    <w:rsid w:val="00411095"/>
    <w:rsid w:val="004120EB"/>
    <w:rsid w:val="00415982"/>
    <w:rsid w:val="004174CE"/>
    <w:rsid w:val="00420F84"/>
    <w:rsid w:val="00421090"/>
    <w:rsid w:val="004222EF"/>
    <w:rsid w:val="004247EE"/>
    <w:rsid w:val="00424C74"/>
    <w:rsid w:val="004330F1"/>
    <w:rsid w:val="00433901"/>
    <w:rsid w:val="00433D09"/>
    <w:rsid w:val="0043422F"/>
    <w:rsid w:val="00434DDA"/>
    <w:rsid w:val="00435549"/>
    <w:rsid w:val="004365E9"/>
    <w:rsid w:val="00440E05"/>
    <w:rsid w:val="00441102"/>
    <w:rsid w:val="00441CC1"/>
    <w:rsid w:val="004436AF"/>
    <w:rsid w:val="00445BEF"/>
    <w:rsid w:val="00445EA0"/>
    <w:rsid w:val="00446543"/>
    <w:rsid w:val="0044773C"/>
    <w:rsid w:val="00450550"/>
    <w:rsid w:val="0045059E"/>
    <w:rsid w:val="00450760"/>
    <w:rsid w:val="00451E58"/>
    <w:rsid w:val="00452E73"/>
    <w:rsid w:val="00452FBB"/>
    <w:rsid w:val="00456C5A"/>
    <w:rsid w:val="0046047C"/>
    <w:rsid w:val="004632B3"/>
    <w:rsid w:val="00465372"/>
    <w:rsid w:val="00467FD3"/>
    <w:rsid w:val="0047140E"/>
    <w:rsid w:val="00472766"/>
    <w:rsid w:val="00473EAF"/>
    <w:rsid w:val="004746FF"/>
    <w:rsid w:val="00474778"/>
    <w:rsid w:val="00477C8C"/>
    <w:rsid w:val="00483DCB"/>
    <w:rsid w:val="004904C6"/>
    <w:rsid w:val="00490A85"/>
    <w:rsid w:val="00490CF6"/>
    <w:rsid w:val="004910F4"/>
    <w:rsid w:val="00492B5A"/>
    <w:rsid w:val="00494B78"/>
    <w:rsid w:val="004976C0"/>
    <w:rsid w:val="00497B8E"/>
    <w:rsid w:val="00497EBC"/>
    <w:rsid w:val="004A2D72"/>
    <w:rsid w:val="004A3CC4"/>
    <w:rsid w:val="004A43C4"/>
    <w:rsid w:val="004A561A"/>
    <w:rsid w:val="004A7AF3"/>
    <w:rsid w:val="004B1556"/>
    <w:rsid w:val="004B259E"/>
    <w:rsid w:val="004B5930"/>
    <w:rsid w:val="004C18D1"/>
    <w:rsid w:val="004C1B0F"/>
    <w:rsid w:val="004C36C1"/>
    <w:rsid w:val="004D005B"/>
    <w:rsid w:val="004D1251"/>
    <w:rsid w:val="004D24A2"/>
    <w:rsid w:val="004D267C"/>
    <w:rsid w:val="004D33F2"/>
    <w:rsid w:val="004D3D74"/>
    <w:rsid w:val="004D5DCE"/>
    <w:rsid w:val="004E08D6"/>
    <w:rsid w:val="004E1CCF"/>
    <w:rsid w:val="004E1E08"/>
    <w:rsid w:val="004E32C8"/>
    <w:rsid w:val="004E488C"/>
    <w:rsid w:val="004F072E"/>
    <w:rsid w:val="004F1B60"/>
    <w:rsid w:val="00500BB6"/>
    <w:rsid w:val="00506BE6"/>
    <w:rsid w:val="005075EA"/>
    <w:rsid w:val="00512A91"/>
    <w:rsid w:val="00517372"/>
    <w:rsid w:val="00520DF7"/>
    <w:rsid w:val="005303BC"/>
    <w:rsid w:val="005309A5"/>
    <w:rsid w:val="005348C5"/>
    <w:rsid w:val="005377A8"/>
    <w:rsid w:val="005400FB"/>
    <w:rsid w:val="0054417A"/>
    <w:rsid w:val="005464FA"/>
    <w:rsid w:val="00554535"/>
    <w:rsid w:val="00555D06"/>
    <w:rsid w:val="00556F82"/>
    <w:rsid w:val="00560290"/>
    <w:rsid w:val="0056117A"/>
    <w:rsid w:val="0056389F"/>
    <w:rsid w:val="00565082"/>
    <w:rsid w:val="00566DCE"/>
    <w:rsid w:val="00571274"/>
    <w:rsid w:val="00575B67"/>
    <w:rsid w:val="00575C75"/>
    <w:rsid w:val="0058252B"/>
    <w:rsid w:val="005830E1"/>
    <w:rsid w:val="00591F8E"/>
    <w:rsid w:val="00594B81"/>
    <w:rsid w:val="00594BDA"/>
    <w:rsid w:val="00596360"/>
    <w:rsid w:val="00596B1F"/>
    <w:rsid w:val="005A3527"/>
    <w:rsid w:val="005A3D36"/>
    <w:rsid w:val="005A7082"/>
    <w:rsid w:val="005B0874"/>
    <w:rsid w:val="005B11FD"/>
    <w:rsid w:val="005B24B4"/>
    <w:rsid w:val="005B2559"/>
    <w:rsid w:val="005B36D1"/>
    <w:rsid w:val="005B4922"/>
    <w:rsid w:val="005B49C0"/>
    <w:rsid w:val="005B5482"/>
    <w:rsid w:val="005C432A"/>
    <w:rsid w:val="005C7583"/>
    <w:rsid w:val="005D05F3"/>
    <w:rsid w:val="005D2A49"/>
    <w:rsid w:val="005D37DE"/>
    <w:rsid w:val="005D41D5"/>
    <w:rsid w:val="005D7EAD"/>
    <w:rsid w:val="005E5D44"/>
    <w:rsid w:val="005E72F9"/>
    <w:rsid w:val="005F1254"/>
    <w:rsid w:val="005F2A61"/>
    <w:rsid w:val="005F3301"/>
    <w:rsid w:val="005F4119"/>
    <w:rsid w:val="00602AA3"/>
    <w:rsid w:val="006031A9"/>
    <w:rsid w:val="0060404D"/>
    <w:rsid w:val="00604098"/>
    <w:rsid w:val="006041DA"/>
    <w:rsid w:val="00607735"/>
    <w:rsid w:val="006077A3"/>
    <w:rsid w:val="00607B78"/>
    <w:rsid w:val="0061347F"/>
    <w:rsid w:val="00615A44"/>
    <w:rsid w:val="006217A7"/>
    <w:rsid w:val="006244DD"/>
    <w:rsid w:val="00626EDD"/>
    <w:rsid w:val="00626F08"/>
    <w:rsid w:val="00632B1A"/>
    <w:rsid w:val="006330B0"/>
    <w:rsid w:val="0063323C"/>
    <w:rsid w:val="00636A94"/>
    <w:rsid w:val="00636EC5"/>
    <w:rsid w:val="00641D13"/>
    <w:rsid w:val="0064347C"/>
    <w:rsid w:val="00644F47"/>
    <w:rsid w:val="00651FDE"/>
    <w:rsid w:val="00656733"/>
    <w:rsid w:val="00657CBD"/>
    <w:rsid w:val="00657DBF"/>
    <w:rsid w:val="00661536"/>
    <w:rsid w:val="00662D7A"/>
    <w:rsid w:val="00665B44"/>
    <w:rsid w:val="00665B91"/>
    <w:rsid w:val="006672F0"/>
    <w:rsid w:val="00667D12"/>
    <w:rsid w:val="00670E46"/>
    <w:rsid w:val="006713B2"/>
    <w:rsid w:val="00673ACC"/>
    <w:rsid w:val="0068155B"/>
    <w:rsid w:val="00682302"/>
    <w:rsid w:val="00683923"/>
    <w:rsid w:val="00685D5B"/>
    <w:rsid w:val="00690132"/>
    <w:rsid w:val="00690436"/>
    <w:rsid w:val="006947EE"/>
    <w:rsid w:val="00696891"/>
    <w:rsid w:val="006A1DB7"/>
    <w:rsid w:val="006A37F9"/>
    <w:rsid w:val="006A5FD1"/>
    <w:rsid w:val="006B116E"/>
    <w:rsid w:val="006B29DC"/>
    <w:rsid w:val="006B5799"/>
    <w:rsid w:val="006B7747"/>
    <w:rsid w:val="006C1003"/>
    <w:rsid w:val="006C3EE0"/>
    <w:rsid w:val="006C5B45"/>
    <w:rsid w:val="006C61A4"/>
    <w:rsid w:val="006D0004"/>
    <w:rsid w:val="006D2669"/>
    <w:rsid w:val="006D780C"/>
    <w:rsid w:val="006D79B4"/>
    <w:rsid w:val="006E3D15"/>
    <w:rsid w:val="006E5F2C"/>
    <w:rsid w:val="006F2A22"/>
    <w:rsid w:val="006F2B9C"/>
    <w:rsid w:val="006F53C7"/>
    <w:rsid w:val="006F6665"/>
    <w:rsid w:val="006F72FD"/>
    <w:rsid w:val="00702B98"/>
    <w:rsid w:val="00705862"/>
    <w:rsid w:val="00710167"/>
    <w:rsid w:val="00711695"/>
    <w:rsid w:val="00713006"/>
    <w:rsid w:val="0071304D"/>
    <w:rsid w:val="0071737B"/>
    <w:rsid w:val="007201A3"/>
    <w:rsid w:val="00721C9E"/>
    <w:rsid w:val="007221A5"/>
    <w:rsid w:val="007278F5"/>
    <w:rsid w:val="00727E7B"/>
    <w:rsid w:val="0073164A"/>
    <w:rsid w:val="00731957"/>
    <w:rsid w:val="00731A40"/>
    <w:rsid w:val="0073241D"/>
    <w:rsid w:val="00732F2E"/>
    <w:rsid w:val="00733772"/>
    <w:rsid w:val="007341EC"/>
    <w:rsid w:val="007341F1"/>
    <w:rsid w:val="00735ADE"/>
    <w:rsid w:val="00735C85"/>
    <w:rsid w:val="00735DF5"/>
    <w:rsid w:val="007366C7"/>
    <w:rsid w:val="007372E5"/>
    <w:rsid w:val="0073756E"/>
    <w:rsid w:val="00741356"/>
    <w:rsid w:val="00741D8A"/>
    <w:rsid w:val="007512A3"/>
    <w:rsid w:val="00752CDF"/>
    <w:rsid w:val="00754F7F"/>
    <w:rsid w:val="00757F87"/>
    <w:rsid w:val="00761840"/>
    <w:rsid w:val="007630F5"/>
    <w:rsid w:val="0076376D"/>
    <w:rsid w:val="00766EB4"/>
    <w:rsid w:val="00773B45"/>
    <w:rsid w:val="00774F3A"/>
    <w:rsid w:val="00775211"/>
    <w:rsid w:val="00775625"/>
    <w:rsid w:val="00775663"/>
    <w:rsid w:val="00776F83"/>
    <w:rsid w:val="00777E18"/>
    <w:rsid w:val="00780445"/>
    <w:rsid w:val="00781949"/>
    <w:rsid w:val="00783D94"/>
    <w:rsid w:val="00783E7D"/>
    <w:rsid w:val="00783EDD"/>
    <w:rsid w:val="00785E6C"/>
    <w:rsid w:val="007870CD"/>
    <w:rsid w:val="007942FD"/>
    <w:rsid w:val="00794BDE"/>
    <w:rsid w:val="0079768F"/>
    <w:rsid w:val="007A0F4B"/>
    <w:rsid w:val="007A1B34"/>
    <w:rsid w:val="007A40D1"/>
    <w:rsid w:val="007B0487"/>
    <w:rsid w:val="007B1552"/>
    <w:rsid w:val="007B615F"/>
    <w:rsid w:val="007C05EE"/>
    <w:rsid w:val="007C0EFF"/>
    <w:rsid w:val="007C23AD"/>
    <w:rsid w:val="007D04B7"/>
    <w:rsid w:val="007D2283"/>
    <w:rsid w:val="007D2E89"/>
    <w:rsid w:val="007D3B90"/>
    <w:rsid w:val="007D6810"/>
    <w:rsid w:val="007E0F04"/>
    <w:rsid w:val="007E138D"/>
    <w:rsid w:val="007E2E70"/>
    <w:rsid w:val="007E54C6"/>
    <w:rsid w:val="007E639E"/>
    <w:rsid w:val="007F5B80"/>
    <w:rsid w:val="007F6D0B"/>
    <w:rsid w:val="007F70AE"/>
    <w:rsid w:val="007F79E4"/>
    <w:rsid w:val="008002E3"/>
    <w:rsid w:val="008010C7"/>
    <w:rsid w:val="00801601"/>
    <w:rsid w:val="00801EDA"/>
    <w:rsid w:val="00802188"/>
    <w:rsid w:val="00805A4D"/>
    <w:rsid w:val="0081095C"/>
    <w:rsid w:val="00810BE7"/>
    <w:rsid w:val="00812528"/>
    <w:rsid w:val="00813A85"/>
    <w:rsid w:val="008141E1"/>
    <w:rsid w:val="00816296"/>
    <w:rsid w:val="008201A8"/>
    <w:rsid w:val="00823E7D"/>
    <w:rsid w:val="00827C4A"/>
    <w:rsid w:val="00827E8D"/>
    <w:rsid w:val="0083180F"/>
    <w:rsid w:val="00831BB3"/>
    <w:rsid w:val="0083428F"/>
    <w:rsid w:val="00841AF1"/>
    <w:rsid w:val="00841CA5"/>
    <w:rsid w:val="008507F4"/>
    <w:rsid w:val="00852C1F"/>
    <w:rsid w:val="00853C97"/>
    <w:rsid w:val="00854138"/>
    <w:rsid w:val="008550DE"/>
    <w:rsid w:val="008572A9"/>
    <w:rsid w:val="00861958"/>
    <w:rsid w:val="00862D68"/>
    <w:rsid w:val="00872978"/>
    <w:rsid w:val="00872BA3"/>
    <w:rsid w:val="008779E2"/>
    <w:rsid w:val="008842DE"/>
    <w:rsid w:val="008854D8"/>
    <w:rsid w:val="00896F5B"/>
    <w:rsid w:val="008A09DA"/>
    <w:rsid w:val="008A0EE8"/>
    <w:rsid w:val="008A53DE"/>
    <w:rsid w:val="008A5E0E"/>
    <w:rsid w:val="008A5F17"/>
    <w:rsid w:val="008B022B"/>
    <w:rsid w:val="008B0DB5"/>
    <w:rsid w:val="008B4BA8"/>
    <w:rsid w:val="008B6020"/>
    <w:rsid w:val="008B769B"/>
    <w:rsid w:val="008C31E9"/>
    <w:rsid w:val="008C4FC6"/>
    <w:rsid w:val="008D1003"/>
    <w:rsid w:val="008D35EB"/>
    <w:rsid w:val="008E23C6"/>
    <w:rsid w:val="008E2D0B"/>
    <w:rsid w:val="008E6882"/>
    <w:rsid w:val="008F223E"/>
    <w:rsid w:val="008F2576"/>
    <w:rsid w:val="008F259A"/>
    <w:rsid w:val="008F6264"/>
    <w:rsid w:val="00902BFB"/>
    <w:rsid w:val="00902E5D"/>
    <w:rsid w:val="00903709"/>
    <w:rsid w:val="0090399D"/>
    <w:rsid w:val="0090518C"/>
    <w:rsid w:val="00905752"/>
    <w:rsid w:val="00905E26"/>
    <w:rsid w:val="009124EC"/>
    <w:rsid w:val="00912C21"/>
    <w:rsid w:val="00915AD6"/>
    <w:rsid w:val="009207E5"/>
    <w:rsid w:val="009209E7"/>
    <w:rsid w:val="00920C60"/>
    <w:rsid w:val="00924597"/>
    <w:rsid w:val="0092524E"/>
    <w:rsid w:val="009260AD"/>
    <w:rsid w:val="009262C0"/>
    <w:rsid w:val="0092671C"/>
    <w:rsid w:val="00926E19"/>
    <w:rsid w:val="009276F9"/>
    <w:rsid w:val="00932883"/>
    <w:rsid w:val="00933AE2"/>
    <w:rsid w:val="00935CAE"/>
    <w:rsid w:val="00937721"/>
    <w:rsid w:val="00937950"/>
    <w:rsid w:val="0094088A"/>
    <w:rsid w:val="009413D3"/>
    <w:rsid w:val="00942932"/>
    <w:rsid w:val="009438FC"/>
    <w:rsid w:val="00944DEA"/>
    <w:rsid w:val="00950708"/>
    <w:rsid w:val="009508D2"/>
    <w:rsid w:val="00951700"/>
    <w:rsid w:val="00952FC8"/>
    <w:rsid w:val="00954622"/>
    <w:rsid w:val="00960BB4"/>
    <w:rsid w:val="0096255C"/>
    <w:rsid w:val="009625AF"/>
    <w:rsid w:val="009679D8"/>
    <w:rsid w:val="00970357"/>
    <w:rsid w:val="00975A8F"/>
    <w:rsid w:val="00975B76"/>
    <w:rsid w:val="00980DAA"/>
    <w:rsid w:val="009844CF"/>
    <w:rsid w:val="009907E3"/>
    <w:rsid w:val="00991A8C"/>
    <w:rsid w:val="00991E42"/>
    <w:rsid w:val="009938E5"/>
    <w:rsid w:val="00994A8D"/>
    <w:rsid w:val="00995D1E"/>
    <w:rsid w:val="009A0090"/>
    <w:rsid w:val="009A1235"/>
    <w:rsid w:val="009A19FD"/>
    <w:rsid w:val="009A221B"/>
    <w:rsid w:val="009A323E"/>
    <w:rsid w:val="009A4A06"/>
    <w:rsid w:val="009A4CF1"/>
    <w:rsid w:val="009A7125"/>
    <w:rsid w:val="009B164C"/>
    <w:rsid w:val="009B2EF4"/>
    <w:rsid w:val="009B3316"/>
    <w:rsid w:val="009B48FE"/>
    <w:rsid w:val="009B5D77"/>
    <w:rsid w:val="009B698C"/>
    <w:rsid w:val="009B77C2"/>
    <w:rsid w:val="009B7B71"/>
    <w:rsid w:val="009C0824"/>
    <w:rsid w:val="009C0CAA"/>
    <w:rsid w:val="009C0D54"/>
    <w:rsid w:val="009C4FB2"/>
    <w:rsid w:val="009C52FA"/>
    <w:rsid w:val="009C5E2A"/>
    <w:rsid w:val="009D0EB0"/>
    <w:rsid w:val="009D133D"/>
    <w:rsid w:val="009D2888"/>
    <w:rsid w:val="009D3C3B"/>
    <w:rsid w:val="009D5176"/>
    <w:rsid w:val="009D57DB"/>
    <w:rsid w:val="009E1AEF"/>
    <w:rsid w:val="009E4AC6"/>
    <w:rsid w:val="009E570C"/>
    <w:rsid w:val="009E60E8"/>
    <w:rsid w:val="009E7479"/>
    <w:rsid w:val="009F1A19"/>
    <w:rsid w:val="009F65B9"/>
    <w:rsid w:val="009F6C07"/>
    <w:rsid w:val="009F7D10"/>
    <w:rsid w:val="00A02F40"/>
    <w:rsid w:val="00A03EED"/>
    <w:rsid w:val="00A10597"/>
    <w:rsid w:val="00A10B9D"/>
    <w:rsid w:val="00A11095"/>
    <w:rsid w:val="00A213A2"/>
    <w:rsid w:val="00A2225B"/>
    <w:rsid w:val="00A23630"/>
    <w:rsid w:val="00A24113"/>
    <w:rsid w:val="00A269DD"/>
    <w:rsid w:val="00A333C3"/>
    <w:rsid w:val="00A3551C"/>
    <w:rsid w:val="00A358F4"/>
    <w:rsid w:val="00A43AB7"/>
    <w:rsid w:val="00A45FE8"/>
    <w:rsid w:val="00A479DD"/>
    <w:rsid w:val="00A519E3"/>
    <w:rsid w:val="00A57327"/>
    <w:rsid w:val="00A6036A"/>
    <w:rsid w:val="00A61B0A"/>
    <w:rsid w:val="00A62CFE"/>
    <w:rsid w:val="00A637C4"/>
    <w:rsid w:val="00A6568B"/>
    <w:rsid w:val="00A67B62"/>
    <w:rsid w:val="00A70AB2"/>
    <w:rsid w:val="00A71F9B"/>
    <w:rsid w:val="00A72264"/>
    <w:rsid w:val="00A7285C"/>
    <w:rsid w:val="00A77EE2"/>
    <w:rsid w:val="00A77F15"/>
    <w:rsid w:val="00A83DE5"/>
    <w:rsid w:val="00A84C00"/>
    <w:rsid w:val="00A8717D"/>
    <w:rsid w:val="00A90086"/>
    <w:rsid w:val="00A918E1"/>
    <w:rsid w:val="00A91B2E"/>
    <w:rsid w:val="00A93886"/>
    <w:rsid w:val="00A94CF1"/>
    <w:rsid w:val="00A9548F"/>
    <w:rsid w:val="00AA0874"/>
    <w:rsid w:val="00AA1B3D"/>
    <w:rsid w:val="00AA4352"/>
    <w:rsid w:val="00AB09E3"/>
    <w:rsid w:val="00AB1672"/>
    <w:rsid w:val="00AC1151"/>
    <w:rsid w:val="00AC1391"/>
    <w:rsid w:val="00AD04D9"/>
    <w:rsid w:val="00AD60FB"/>
    <w:rsid w:val="00AD7313"/>
    <w:rsid w:val="00AE24E6"/>
    <w:rsid w:val="00AE2DBD"/>
    <w:rsid w:val="00AE37AF"/>
    <w:rsid w:val="00AE3EA0"/>
    <w:rsid w:val="00AE777C"/>
    <w:rsid w:val="00AF0668"/>
    <w:rsid w:val="00AF1CA2"/>
    <w:rsid w:val="00AF1E1F"/>
    <w:rsid w:val="00AF2372"/>
    <w:rsid w:val="00AF45C5"/>
    <w:rsid w:val="00AF4BA6"/>
    <w:rsid w:val="00AF4BEC"/>
    <w:rsid w:val="00AF4CCA"/>
    <w:rsid w:val="00AF514E"/>
    <w:rsid w:val="00AF6A5D"/>
    <w:rsid w:val="00B02691"/>
    <w:rsid w:val="00B06E1B"/>
    <w:rsid w:val="00B11378"/>
    <w:rsid w:val="00B11C10"/>
    <w:rsid w:val="00B126AD"/>
    <w:rsid w:val="00B13095"/>
    <w:rsid w:val="00B177F7"/>
    <w:rsid w:val="00B24049"/>
    <w:rsid w:val="00B2567B"/>
    <w:rsid w:val="00B27B5E"/>
    <w:rsid w:val="00B416C0"/>
    <w:rsid w:val="00B419CF"/>
    <w:rsid w:val="00B41FB4"/>
    <w:rsid w:val="00B445F3"/>
    <w:rsid w:val="00B44D8E"/>
    <w:rsid w:val="00B50389"/>
    <w:rsid w:val="00B51B28"/>
    <w:rsid w:val="00B51E18"/>
    <w:rsid w:val="00B5455A"/>
    <w:rsid w:val="00B60F9E"/>
    <w:rsid w:val="00B62941"/>
    <w:rsid w:val="00B6457F"/>
    <w:rsid w:val="00B7349D"/>
    <w:rsid w:val="00B8180C"/>
    <w:rsid w:val="00B81E79"/>
    <w:rsid w:val="00B822EA"/>
    <w:rsid w:val="00B8264A"/>
    <w:rsid w:val="00B83300"/>
    <w:rsid w:val="00B8366F"/>
    <w:rsid w:val="00B83777"/>
    <w:rsid w:val="00B84487"/>
    <w:rsid w:val="00B84C01"/>
    <w:rsid w:val="00B853EC"/>
    <w:rsid w:val="00B85EDE"/>
    <w:rsid w:val="00B91073"/>
    <w:rsid w:val="00B91347"/>
    <w:rsid w:val="00B95286"/>
    <w:rsid w:val="00B961CE"/>
    <w:rsid w:val="00B96DC1"/>
    <w:rsid w:val="00B96F77"/>
    <w:rsid w:val="00B97349"/>
    <w:rsid w:val="00B97421"/>
    <w:rsid w:val="00BA1A7C"/>
    <w:rsid w:val="00BA3D3E"/>
    <w:rsid w:val="00BA604D"/>
    <w:rsid w:val="00BA6677"/>
    <w:rsid w:val="00BB5117"/>
    <w:rsid w:val="00BC0469"/>
    <w:rsid w:val="00BC11EF"/>
    <w:rsid w:val="00BC215F"/>
    <w:rsid w:val="00BC453C"/>
    <w:rsid w:val="00BC4C85"/>
    <w:rsid w:val="00BD0791"/>
    <w:rsid w:val="00BD08D6"/>
    <w:rsid w:val="00BD1089"/>
    <w:rsid w:val="00BD162E"/>
    <w:rsid w:val="00BD2003"/>
    <w:rsid w:val="00BD645A"/>
    <w:rsid w:val="00BD7B7D"/>
    <w:rsid w:val="00BD7FB5"/>
    <w:rsid w:val="00BE3513"/>
    <w:rsid w:val="00BE7FD0"/>
    <w:rsid w:val="00BF72FB"/>
    <w:rsid w:val="00C0136A"/>
    <w:rsid w:val="00C0202D"/>
    <w:rsid w:val="00C05C7E"/>
    <w:rsid w:val="00C0697D"/>
    <w:rsid w:val="00C10EF7"/>
    <w:rsid w:val="00C1301A"/>
    <w:rsid w:val="00C151BE"/>
    <w:rsid w:val="00C15932"/>
    <w:rsid w:val="00C16B49"/>
    <w:rsid w:val="00C2016B"/>
    <w:rsid w:val="00C22B1C"/>
    <w:rsid w:val="00C22F8B"/>
    <w:rsid w:val="00C25161"/>
    <w:rsid w:val="00C25A48"/>
    <w:rsid w:val="00C25A9D"/>
    <w:rsid w:val="00C30D9C"/>
    <w:rsid w:val="00C3329B"/>
    <w:rsid w:val="00C33B03"/>
    <w:rsid w:val="00C3688B"/>
    <w:rsid w:val="00C3754B"/>
    <w:rsid w:val="00C421E8"/>
    <w:rsid w:val="00C433CA"/>
    <w:rsid w:val="00C44FAD"/>
    <w:rsid w:val="00C5647B"/>
    <w:rsid w:val="00C665DC"/>
    <w:rsid w:val="00C717D6"/>
    <w:rsid w:val="00C729B7"/>
    <w:rsid w:val="00C7522B"/>
    <w:rsid w:val="00C75F74"/>
    <w:rsid w:val="00C77BAF"/>
    <w:rsid w:val="00C84074"/>
    <w:rsid w:val="00C87D85"/>
    <w:rsid w:val="00C9077D"/>
    <w:rsid w:val="00C90C7C"/>
    <w:rsid w:val="00C92DCE"/>
    <w:rsid w:val="00C9438E"/>
    <w:rsid w:val="00C9458B"/>
    <w:rsid w:val="00C94840"/>
    <w:rsid w:val="00C94F34"/>
    <w:rsid w:val="00C95221"/>
    <w:rsid w:val="00C95C95"/>
    <w:rsid w:val="00C9717F"/>
    <w:rsid w:val="00C971EA"/>
    <w:rsid w:val="00CA28E2"/>
    <w:rsid w:val="00CA2FC9"/>
    <w:rsid w:val="00CA5463"/>
    <w:rsid w:val="00CA5B37"/>
    <w:rsid w:val="00CA74E8"/>
    <w:rsid w:val="00CB1CBC"/>
    <w:rsid w:val="00CB5FB0"/>
    <w:rsid w:val="00CC042F"/>
    <w:rsid w:val="00CD395D"/>
    <w:rsid w:val="00CD51D5"/>
    <w:rsid w:val="00CD5FE3"/>
    <w:rsid w:val="00CD746F"/>
    <w:rsid w:val="00CD7CAA"/>
    <w:rsid w:val="00CE32E1"/>
    <w:rsid w:val="00CE5BFB"/>
    <w:rsid w:val="00CF1018"/>
    <w:rsid w:val="00CF664E"/>
    <w:rsid w:val="00CF73F8"/>
    <w:rsid w:val="00D02503"/>
    <w:rsid w:val="00D028FA"/>
    <w:rsid w:val="00D06A95"/>
    <w:rsid w:val="00D07C44"/>
    <w:rsid w:val="00D10017"/>
    <w:rsid w:val="00D1112B"/>
    <w:rsid w:val="00D1113A"/>
    <w:rsid w:val="00D11657"/>
    <w:rsid w:val="00D16966"/>
    <w:rsid w:val="00D175F4"/>
    <w:rsid w:val="00D226C7"/>
    <w:rsid w:val="00D24FE9"/>
    <w:rsid w:val="00D277DF"/>
    <w:rsid w:val="00D3054A"/>
    <w:rsid w:val="00D30FEF"/>
    <w:rsid w:val="00D31095"/>
    <w:rsid w:val="00D33F9F"/>
    <w:rsid w:val="00D34C15"/>
    <w:rsid w:val="00D34F0E"/>
    <w:rsid w:val="00D34F44"/>
    <w:rsid w:val="00D35A9C"/>
    <w:rsid w:val="00D3773F"/>
    <w:rsid w:val="00D40D18"/>
    <w:rsid w:val="00D43783"/>
    <w:rsid w:val="00D45863"/>
    <w:rsid w:val="00D46A53"/>
    <w:rsid w:val="00D47CD2"/>
    <w:rsid w:val="00D51204"/>
    <w:rsid w:val="00D517F0"/>
    <w:rsid w:val="00D528AA"/>
    <w:rsid w:val="00D54A24"/>
    <w:rsid w:val="00D5718F"/>
    <w:rsid w:val="00D60674"/>
    <w:rsid w:val="00D60FE0"/>
    <w:rsid w:val="00D612D3"/>
    <w:rsid w:val="00D61768"/>
    <w:rsid w:val="00D61943"/>
    <w:rsid w:val="00D63A50"/>
    <w:rsid w:val="00D6542C"/>
    <w:rsid w:val="00D74046"/>
    <w:rsid w:val="00D7475E"/>
    <w:rsid w:val="00D74E98"/>
    <w:rsid w:val="00D760FB"/>
    <w:rsid w:val="00D7688C"/>
    <w:rsid w:val="00D77387"/>
    <w:rsid w:val="00D7743F"/>
    <w:rsid w:val="00D80E99"/>
    <w:rsid w:val="00D90A2C"/>
    <w:rsid w:val="00D90D88"/>
    <w:rsid w:val="00D91675"/>
    <w:rsid w:val="00D91BEE"/>
    <w:rsid w:val="00D93812"/>
    <w:rsid w:val="00D95200"/>
    <w:rsid w:val="00D9794A"/>
    <w:rsid w:val="00DA111A"/>
    <w:rsid w:val="00DA1E11"/>
    <w:rsid w:val="00DA29A4"/>
    <w:rsid w:val="00DA382C"/>
    <w:rsid w:val="00DA7DF4"/>
    <w:rsid w:val="00DB1D9A"/>
    <w:rsid w:val="00DB5768"/>
    <w:rsid w:val="00DC0CAF"/>
    <w:rsid w:val="00DC0F81"/>
    <w:rsid w:val="00DC2E4C"/>
    <w:rsid w:val="00DC2FF6"/>
    <w:rsid w:val="00DC39B9"/>
    <w:rsid w:val="00DC6F7B"/>
    <w:rsid w:val="00DC714F"/>
    <w:rsid w:val="00DC7F0C"/>
    <w:rsid w:val="00DD2012"/>
    <w:rsid w:val="00DD3243"/>
    <w:rsid w:val="00DD3493"/>
    <w:rsid w:val="00DD5DB8"/>
    <w:rsid w:val="00DE0175"/>
    <w:rsid w:val="00DE12DE"/>
    <w:rsid w:val="00DE4A6D"/>
    <w:rsid w:val="00DE4F8C"/>
    <w:rsid w:val="00DE6482"/>
    <w:rsid w:val="00DF011B"/>
    <w:rsid w:val="00DF1369"/>
    <w:rsid w:val="00DF1B67"/>
    <w:rsid w:val="00DF475B"/>
    <w:rsid w:val="00DF6229"/>
    <w:rsid w:val="00DF6541"/>
    <w:rsid w:val="00DF71C0"/>
    <w:rsid w:val="00E014A3"/>
    <w:rsid w:val="00E05B4A"/>
    <w:rsid w:val="00E071CB"/>
    <w:rsid w:val="00E153FD"/>
    <w:rsid w:val="00E159ED"/>
    <w:rsid w:val="00E20111"/>
    <w:rsid w:val="00E201FA"/>
    <w:rsid w:val="00E21DD2"/>
    <w:rsid w:val="00E21F72"/>
    <w:rsid w:val="00E24DF1"/>
    <w:rsid w:val="00E25BD2"/>
    <w:rsid w:val="00E36380"/>
    <w:rsid w:val="00E41D97"/>
    <w:rsid w:val="00E41FC6"/>
    <w:rsid w:val="00E430A8"/>
    <w:rsid w:val="00E47D81"/>
    <w:rsid w:val="00E47E46"/>
    <w:rsid w:val="00E50BFF"/>
    <w:rsid w:val="00E51045"/>
    <w:rsid w:val="00E53F34"/>
    <w:rsid w:val="00E53F44"/>
    <w:rsid w:val="00E601C6"/>
    <w:rsid w:val="00E6249D"/>
    <w:rsid w:val="00E6637A"/>
    <w:rsid w:val="00E70365"/>
    <w:rsid w:val="00E71684"/>
    <w:rsid w:val="00E721AF"/>
    <w:rsid w:val="00E7372D"/>
    <w:rsid w:val="00E8189D"/>
    <w:rsid w:val="00E81E48"/>
    <w:rsid w:val="00E84D82"/>
    <w:rsid w:val="00E8777A"/>
    <w:rsid w:val="00E90BA6"/>
    <w:rsid w:val="00E9446E"/>
    <w:rsid w:val="00E95F60"/>
    <w:rsid w:val="00E966DC"/>
    <w:rsid w:val="00EA0A34"/>
    <w:rsid w:val="00EA29A8"/>
    <w:rsid w:val="00EA4726"/>
    <w:rsid w:val="00EB2156"/>
    <w:rsid w:val="00EB24A8"/>
    <w:rsid w:val="00EB5740"/>
    <w:rsid w:val="00EC088F"/>
    <w:rsid w:val="00ED1E20"/>
    <w:rsid w:val="00ED24C5"/>
    <w:rsid w:val="00ED2673"/>
    <w:rsid w:val="00ED44EA"/>
    <w:rsid w:val="00ED48F9"/>
    <w:rsid w:val="00ED5FB1"/>
    <w:rsid w:val="00ED7604"/>
    <w:rsid w:val="00EE0B71"/>
    <w:rsid w:val="00EE3106"/>
    <w:rsid w:val="00EE398E"/>
    <w:rsid w:val="00EE3C0A"/>
    <w:rsid w:val="00EE3FD7"/>
    <w:rsid w:val="00EE4120"/>
    <w:rsid w:val="00EE4F54"/>
    <w:rsid w:val="00EE6A79"/>
    <w:rsid w:val="00EE71D4"/>
    <w:rsid w:val="00EF0BB7"/>
    <w:rsid w:val="00EF1F60"/>
    <w:rsid w:val="00EF3575"/>
    <w:rsid w:val="00EF46F4"/>
    <w:rsid w:val="00EF4B70"/>
    <w:rsid w:val="00EF7A96"/>
    <w:rsid w:val="00F009AE"/>
    <w:rsid w:val="00F0119A"/>
    <w:rsid w:val="00F01F05"/>
    <w:rsid w:val="00F03196"/>
    <w:rsid w:val="00F04531"/>
    <w:rsid w:val="00F10430"/>
    <w:rsid w:val="00F14317"/>
    <w:rsid w:val="00F14B12"/>
    <w:rsid w:val="00F14FDF"/>
    <w:rsid w:val="00F17472"/>
    <w:rsid w:val="00F214C5"/>
    <w:rsid w:val="00F234AB"/>
    <w:rsid w:val="00F24562"/>
    <w:rsid w:val="00F27EF8"/>
    <w:rsid w:val="00F35620"/>
    <w:rsid w:val="00F36776"/>
    <w:rsid w:val="00F36F80"/>
    <w:rsid w:val="00F37CD6"/>
    <w:rsid w:val="00F437EA"/>
    <w:rsid w:val="00F45076"/>
    <w:rsid w:val="00F45375"/>
    <w:rsid w:val="00F47C51"/>
    <w:rsid w:val="00F47CB5"/>
    <w:rsid w:val="00F47D9F"/>
    <w:rsid w:val="00F540A4"/>
    <w:rsid w:val="00F6020E"/>
    <w:rsid w:val="00F60292"/>
    <w:rsid w:val="00F70B66"/>
    <w:rsid w:val="00F71018"/>
    <w:rsid w:val="00F7193C"/>
    <w:rsid w:val="00F74B28"/>
    <w:rsid w:val="00F758F0"/>
    <w:rsid w:val="00F80A23"/>
    <w:rsid w:val="00F86194"/>
    <w:rsid w:val="00F86C37"/>
    <w:rsid w:val="00F87642"/>
    <w:rsid w:val="00F91796"/>
    <w:rsid w:val="00F92299"/>
    <w:rsid w:val="00F92382"/>
    <w:rsid w:val="00F927A1"/>
    <w:rsid w:val="00F933E9"/>
    <w:rsid w:val="00F95DA1"/>
    <w:rsid w:val="00F96D70"/>
    <w:rsid w:val="00FA1B24"/>
    <w:rsid w:val="00FA549C"/>
    <w:rsid w:val="00FA78ED"/>
    <w:rsid w:val="00FB40AB"/>
    <w:rsid w:val="00FC26CA"/>
    <w:rsid w:val="00FC4720"/>
    <w:rsid w:val="00FC5AD1"/>
    <w:rsid w:val="00FC5EC5"/>
    <w:rsid w:val="00FC748B"/>
    <w:rsid w:val="00FD2989"/>
    <w:rsid w:val="00FD72E8"/>
    <w:rsid w:val="00FE1E89"/>
    <w:rsid w:val="00FE7C46"/>
    <w:rsid w:val="00FF1475"/>
    <w:rsid w:val="00FF2BB3"/>
    <w:rsid w:val="00FF55D7"/>
    <w:rsid w:val="00FF599F"/>
    <w:rsid w:val="00FF61DF"/>
    <w:rsid w:val="00FF6278"/>
    <w:rsid w:val="00FF65BB"/>
  </w:rsids>
  <m:mathPr>
    <m:mathFont m:val="Cambria Math"/>
    <m:brkBin m:val="before"/>
    <m:brkBinSub m:val="--"/>
    <m:smallFrac/>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2A571"/>
  <w15:docId w15:val="{180FAFC5-BE33-401E-8F66-7D4FD126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semiHidden/>
    <w:qFormat/>
    <w:rsid w:val="00307B4C"/>
    <w:rPr>
      <w:rFonts w:asciiTheme="minorHAnsi" w:hAnsiTheme="minorHAnsi"/>
      <w:sz w:val="24"/>
      <w:szCs w:val="22"/>
      <w:lang w:val="en-US" w:eastAsia="en-US"/>
    </w:rPr>
  </w:style>
  <w:style w:type="paragraph" w:styleId="Heading1">
    <w:name w:val="heading 1"/>
    <w:basedOn w:val="Normal"/>
    <w:next w:val="BodyText"/>
    <w:link w:val="Heading1Char"/>
    <w:uiPriority w:val="9"/>
    <w:qFormat/>
    <w:rsid w:val="004E1E08"/>
    <w:pPr>
      <w:keepNext/>
      <w:keepLines/>
      <w:pageBreakBefore/>
      <w:numPr>
        <w:numId w:val="9"/>
      </w:numPr>
      <w:tabs>
        <w:tab w:val="clear" w:pos="1440"/>
      </w:tabs>
      <w:spacing w:before="240" w:after="120"/>
      <w:ind w:left="851" w:hanging="851"/>
      <w:contextualSpacing/>
      <w:outlineLvl w:val="0"/>
    </w:pPr>
    <w:rPr>
      <w:rFonts w:asciiTheme="majorHAnsi" w:hAnsiTheme="majorHAnsi"/>
      <w:b/>
      <w:bCs/>
      <w:color w:val="991F3D" w:themeColor="accent2"/>
      <w:sz w:val="36"/>
      <w:szCs w:val="28"/>
    </w:rPr>
  </w:style>
  <w:style w:type="paragraph" w:styleId="Heading2">
    <w:name w:val="heading 2"/>
    <w:basedOn w:val="Normal"/>
    <w:next w:val="BodyText"/>
    <w:link w:val="Heading2Char"/>
    <w:uiPriority w:val="9"/>
    <w:qFormat/>
    <w:rsid w:val="00083E35"/>
    <w:pPr>
      <w:keepNext/>
      <w:numPr>
        <w:ilvl w:val="1"/>
        <w:numId w:val="9"/>
      </w:numPr>
      <w:tabs>
        <w:tab w:val="clear" w:pos="2433"/>
        <w:tab w:val="num" w:pos="1440"/>
      </w:tabs>
      <w:spacing w:before="200" w:after="120" w:line="240" w:lineRule="auto"/>
      <w:ind w:left="1021" w:hanging="851"/>
      <w:outlineLvl w:val="1"/>
    </w:pPr>
    <w:rPr>
      <w:rFonts w:asciiTheme="majorHAnsi" w:hAnsiTheme="majorHAnsi"/>
      <w:b/>
      <w:bCs/>
      <w:color w:val="991F3D" w:themeColor="accent2"/>
      <w:sz w:val="32"/>
      <w:szCs w:val="26"/>
    </w:rPr>
  </w:style>
  <w:style w:type="paragraph" w:styleId="Heading3">
    <w:name w:val="heading 3"/>
    <w:basedOn w:val="Normal"/>
    <w:next w:val="BodyText"/>
    <w:link w:val="Heading3Char"/>
    <w:uiPriority w:val="9"/>
    <w:qFormat/>
    <w:rsid w:val="00083E35"/>
    <w:pPr>
      <w:numPr>
        <w:ilvl w:val="2"/>
        <w:numId w:val="9"/>
      </w:numPr>
      <w:spacing w:before="120" w:after="120" w:line="271" w:lineRule="auto"/>
      <w:ind w:left="1135" w:hanging="851"/>
      <w:outlineLvl w:val="2"/>
    </w:pPr>
    <w:rPr>
      <w:rFonts w:asciiTheme="majorHAnsi" w:hAnsiTheme="majorHAnsi"/>
      <w:b/>
      <w:color w:val="991F3D" w:themeColor="text2"/>
      <w:sz w:val="28"/>
    </w:rPr>
  </w:style>
  <w:style w:type="paragraph" w:styleId="Heading4">
    <w:name w:val="heading 4"/>
    <w:basedOn w:val="Normal"/>
    <w:next w:val="BodyText"/>
    <w:link w:val="Heading4Char"/>
    <w:uiPriority w:val="9"/>
    <w:qFormat/>
    <w:rsid w:val="00841CA5"/>
    <w:pPr>
      <w:numPr>
        <w:ilvl w:val="3"/>
        <w:numId w:val="9"/>
      </w:numPr>
      <w:tabs>
        <w:tab w:val="clear" w:pos="1440"/>
      </w:tabs>
      <w:spacing w:before="120" w:after="120"/>
      <w:ind w:left="1134" w:hanging="1134"/>
      <w:outlineLvl w:val="3"/>
    </w:pPr>
    <w:rPr>
      <w:rFonts w:asciiTheme="majorHAnsi" w:hAnsiTheme="majorHAnsi"/>
      <w:bCs/>
      <w:iCs/>
      <w:color w:val="991F3D" w:themeColor="text2"/>
      <w:sz w:val="28"/>
    </w:rPr>
  </w:style>
  <w:style w:type="paragraph" w:styleId="Heading5">
    <w:name w:val="heading 5"/>
    <w:basedOn w:val="Normal"/>
    <w:next w:val="BodyText"/>
    <w:link w:val="Heading5Char"/>
    <w:uiPriority w:val="9"/>
    <w:qFormat/>
    <w:rsid w:val="00452FBB"/>
    <w:pPr>
      <w:numPr>
        <w:ilvl w:val="4"/>
        <w:numId w:val="9"/>
      </w:numPr>
      <w:spacing w:before="120"/>
      <w:outlineLvl w:val="4"/>
    </w:pPr>
    <w:rPr>
      <w:rFonts w:asciiTheme="majorHAnsi" w:hAnsiTheme="majorHAnsi"/>
      <w:b/>
    </w:rPr>
  </w:style>
  <w:style w:type="paragraph" w:styleId="Heading6">
    <w:name w:val="heading 6"/>
    <w:basedOn w:val="Normal"/>
    <w:next w:val="BodyText"/>
    <w:link w:val="Heading6Char"/>
    <w:uiPriority w:val="9"/>
    <w:qFormat/>
    <w:rsid w:val="006A1DB7"/>
    <w:pPr>
      <w:numPr>
        <w:ilvl w:val="5"/>
        <w:numId w:val="9"/>
      </w:numPr>
      <w:spacing w:before="120" w:line="271" w:lineRule="auto"/>
      <w:outlineLvl w:val="5"/>
    </w:pPr>
    <w:rPr>
      <w:bCs/>
      <w:iCs/>
    </w:rPr>
  </w:style>
  <w:style w:type="paragraph" w:styleId="Heading7">
    <w:name w:val="heading 7"/>
    <w:basedOn w:val="Normal"/>
    <w:next w:val="BodyText"/>
    <w:link w:val="Heading7Char"/>
    <w:uiPriority w:val="9"/>
    <w:qFormat/>
    <w:rsid w:val="006A1DB7"/>
    <w:pPr>
      <w:numPr>
        <w:ilvl w:val="6"/>
        <w:numId w:val="9"/>
      </w:numPr>
      <w:spacing w:before="60"/>
      <w:outlineLvl w:val="6"/>
    </w:pPr>
    <w:rPr>
      <w:iCs/>
      <w:caps/>
      <w:sz w:val="16"/>
    </w:rPr>
  </w:style>
  <w:style w:type="paragraph" w:styleId="Heading8">
    <w:name w:val="heading 8"/>
    <w:basedOn w:val="Normal"/>
    <w:next w:val="Normal"/>
    <w:link w:val="Heading8Char"/>
    <w:uiPriority w:val="9"/>
    <w:semiHidden/>
    <w:qFormat/>
    <w:rsid w:val="00C90C7C"/>
    <w:pPr>
      <w:outlineLvl w:val="7"/>
    </w:pPr>
    <w:rPr>
      <w:szCs w:val="20"/>
    </w:rPr>
  </w:style>
  <w:style w:type="paragraph" w:styleId="Heading9">
    <w:name w:val="heading 9"/>
    <w:basedOn w:val="Normal"/>
    <w:next w:val="Normal"/>
    <w:link w:val="Heading9Char"/>
    <w:uiPriority w:val="9"/>
    <w:semiHidden/>
    <w:qFormat/>
    <w:rsid w:val="00C90C7C"/>
    <w:pPr>
      <w:outlineLvl w:val="8"/>
    </w:pPr>
    <w:rPr>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1E08"/>
    <w:rPr>
      <w:rFonts w:asciiTheme="majorHAnsi" w:hAnsiTheme="majorHAnsi"/>
      <w:b/>
      <w:bCs/>
      <w:color w:val="991F3D" w:themeColor="accent2"/>
      <w:sz w:val="36"/>
      <w:szCs w:val="28"/>
      <w:lang w:val="en-US" w:eastAsia="en-US"/>
    </w:rPr>
  </w:style>
  <w:style w:type="character" w:customStyle="1" w:styleId="Heading2Char">
    <w:name w:val="Heading 2 Char"/>
    <w:link w:val="Heading2"/>
    <w:uiPriority w:val="9"/>
    <w:rsid w:val="00083E35"/>
    <w:rPr>
      <w:rFonts w:asciiTheme="majorHAnsi" w:hAnsiTheme="majorHAnsi"/>
      <w:b/>
      <w:bCs/>
      <w:color w:val="991F3D" w:themeColor="accent2"/>
      <w:sz w:val="32"/>
      <w:szCs w:val="26"/>
      <w:lang w:val="en-US" w:eastAsia="en-US"/>
    </w:rPr>
  </w:style>
  <w:style w:type="character" w:customStyle="1" w:styleId="Heading3Char">
    <w:name w:val="Heading 3 Char"/>
    <w:link w:val="Heading3"/>
    <w:uiPriority w:val="9"/>
    <w:rsid w:val="00083E35"/>
    <w:rPr>
      <w:rFonts w:asciiTheme="majorHAnsi" w:hAnsiTheme="majorHAnsi"/>
      <w:b/>
      <w:color w:val="991F3D" w:themeColor="text2"/>
      <w:sz w:val="28"/>
      <w:szCs w:val="22"/>
      <w:lang w:val="en-US" w:eastAsia="en-US"/>
    </w:rPr>
  </w:style>
  <w:style w:type="character" w:customStyle="1" w:styleId="Heading4Char">
    <w:name w:val="Heading 4 Char"/>
    <w:link w:val="Heading4"/>
    <w:uiPriority w:val="9"/>
    <w:rsid w:val="00841CA5"/>
    <w:rPr>
      <w:rFonts w:asciiTheme="majorHAnsi" w:hAnsiTheme="majorHAnsi"/>
      <w:bCs/>
      <w:iCs/>
      <w:color w:val="991F3D" w:themeColor="text2"/>
      <w:sz w:val="28"/>
      <w:szCs w:val="22"/>
      <w:lang w:val="en-US" w:eastAsia="en-US"/>
    </w:rPr>
  </w:style>
  <w:style w:type="character" w:customStyle="1" w:styleId="Heading5Char">
    <w:name w:val="Heading 5 Char"/>
    <w:link w:val="Heading5"/>
    <w:uiPriority w:val="9"/>
    <w:rsid w:val="00452FBB"/>
    <w:rPr>
      <w:rFonts w:asciiTheme="majorHAnsi" w:hAnsiTheme="majorHAnsi"/>
      <w:b/>
      <w:sz w:val="24"/>
      <w:szCs w:val="22"/>
      <w:lang w:val="en-US" w:eastAsia="en-US"/>
    </w:rPr>
  </w:style>
  <w:style w:type="character" w:customStyle="1" w:styleId="Heading6Char">
    <w:name w:val="Heading 6 Char"/>
    <w:link w:val="Heading6"/>
    <w:uiPriority w:val="9"/>
    <w:rsid w:val="006A1DB7"/>
    <w:rPr>
      <w:rFonts w:asciiTheme="minorHAnsi" w:hAnsiTheme="minorHAnsi"/>
      <w:bCs/>
      <w:iCs/>
      <w:sz w:val="24"/>
      <w:szCs w:val="22"/>
      <w:lang w:val="en-US" w:eastAsia="en-US"/>
    </w:rPr>
  </w:style>
  <w:style w:type="character" w:customStyle="1" w:styleId="Heading7Char">
    <w:name w:val="Heading 7 Char"/>
    <w:link w:val="Heading7"/>
    <w:uiPriority w:val="9"/>
    <w:rsid w:val="006A1DB7"/>
    <w:rPr>
      <w:rFonts w:asciiTheme="minorHAnsi" w:hAnsiTheme="minorHAnsi"/>
      <w:iCs/>
      <w:caps/>
      <w:sz w:val="16"/>
      <w:szCs w:val="22"/>
      <w:lang w:val="en-US" w:eastAsia="en-US"/>
    </w:rPr>
  </w:style>
  <w:style w:type="character" w:customStyle="1" w:styleId="Heading8Char">
    <w:name w:val="Heading 8 Char"/>
    <w:link w:val="Heading8"/>
    <w:uiPriority w:val="9"/>
    <w:semiHidden/>
    <w:rsid w:val="00A83DE5"/>
    <w:rPr>
      <w:rFonts w:asciiTheme="minorHAnsi" w:hAnsiTheme="minorHAnsi"/>
      <w:lang w:val="en-US" w:eastAsia="en-US"/>
    </w:rPr>
  </w:style>
  <w:style w:type="character" w:customStyle="1" w:styleId="Heading9Char">
    <w:name w:val="Heading 9 Char"/>
    <w:link w:val="Heading9"/>
    <w:uiPriority w:val="9"/>
    <w:semiHidden/>
    <w:rsid w:val="00A83DE5"/>
    <w:rPr>
      <w:rFonts w:asciiTheme="minorHAnsi" w:hAnsiTheme="minorHAnsi"/>
      <w:i/>
      <w:iCs/>
      <w:spacing w:val="5"/>
      <w:lang w:val="en-US" w:eastAsia="en-US"/>
    </w:rPr>
  </w:style>
  <w:style w:type="paragraph" w:styleId="Caption">
    <w:name w:val="caption"/>
    <w:basedOn w:val="Normal"/>
    <w:next w:val="Normal"/>
    <w:uiPriority w:val="35"/>
    <w:unhideWhenUsed/>
    <w:qFormat/>
    <w:rsid w:val="00D90D88"/>
    <w:rPr>
      <w:bCs/>
      <w:color w:val="991F3D" w:themeColor="text2"/>
      <w:sz w:val="16"/>
      <w:szCs w:val="16"/>
    </w:rPr>
  </w:style>
  <w:style w:type="paragraph" w:styleId="Title">
    <w:name w:val="Title"/>
    <w:basedOn w:val="Normal"/>
    <w:next w:val="BodyText"/>
    <w:link w:val="TitleChar"/>
    <w:uiPriority w:val="16"/>
    <w:qFormat/>
    <w:rsid w:val="00D7475E"/>
    <w:pPr>
      <w:spacing w:line="240" w:lineRule="auto"/>
      <w:contextualSpacing/>
    </w:pPr>
    <w:rPr>
      <w:b/>
      <w:color w:val="E31937" w:themeColor="accent1"/>
      <w:spacing w:val="5"/>
      <w:sz w:val="64"/>
      <w:szCs w:val="48"/>
    </w:rPr>
  </w:style>
  <w:style w:type="character" w:customStyle="1" w:styleId="TitleChar">
    <w:name w:val="Title Char"/>
    <w:link w:val="Title"/>
    <w:uiPriority w:val="16"/>
    <w:rsid w:val="00D7475E"/>
    <w:rPr>
      <w:rFonts w:asciiTheme="minorHAnsi" w:hAnsiTheme="minorHAnsi"/>
      <w:b/>
      <w:color w:val="E31937" w:themeColor="accent1"/>
      <w:spacing w:val="5"/>
      <w:sz w:val="64"/>
      <w:szCs w:val="48"/>
      <w:lang w:val="en-US" w:eastAsia="en-US"/>
    </w:rPr>
  </w:style>
  <w:style w:type="paragraph" w:styleId="Subtitle">
    <w:name w:val="Subtitle"/>
    <w:basedOn w:val="Normal"/>
    <w:next w:val="BodyText"/>
    <w:link w:val="SubtitleChar"/>
    <w:uiPriority w:val="17"/>
    <w:unhideWhenUsed/>
    <w:qFormat/>
    <w:rsid w:val="00D7475E"/>
    <w:pPr>
      <w:spacing w:after="240"/>
    </w:pPr>
    <w:rPr>
      <w:b/>
      <w:iCs/>
      <w:color w:val="991F3D" w:themeColor="accent2"/>
      <w:sz w:val="64"/>
      <w:szCs w:val="24"/>
    </w:rPr>
  </w:style>
  <w:style w:type="character" w:customStyle="1" w:styleId="SubtitleChar">
    <w:name w:val="Subtitle Char"/>
    <w:link w:val="Subtitle"/>
    <w:uiPriority w:val="17"/>
    <w:rsid w:val="00D7475E"/>
    <w:rPr>
      <w:rFonts w:asciiTheme="minorHAnsi" w:hAnsiTheme="minorHAnsi"/>
      <w:b/>
      <w:iCs/>
      <w:color w:val="991F3D" w:themeColor="accent2"/>
      <w:sz w:val="64"/>
      <w:szCs w:val="24"/>
      <w:lang w:val="en-US" w:eastAsia="en-US"/>
    </w:rPr>
  </w:style>
  <w:style w:type="character" w:styleId="Strong">
    <w:name w:val="Strong"/>
    <w:uiPriority w:val="22"/>
    <w:qFormat/>
    <w:rsid w:val="00991E42"/>
    <w:rPr>
      <w:b/>
      <w:bCs/>
    </w:rPr>
  </w:style>
  <w:style w:type="character" w:styleId="Emphasis">
    <w:name w:val="Emphasis"/>
    <w:uiPriority w:val="2"/>
    <w:rsid w:val="00991E42"/>
    <w:rPr>
      <w:b/>
      <w:bCs/>
      <w:i/>
      <w:iCs/>
      <w:spacing w:val="10"/>
      <w:bdr w:val="none" w:sz="0" w:space="0" w:color="auto"/>
      <w:shd w:val="clear" w:color="auto" w:fill="auto"/>
    </w:rPr>
  </w:style>
  <w:style w:type="paragraph" w:styleId="NoSpacing">
    <w:name w:val="No Spacing"/>
    <w:basedOn w:val="Normal"/>
    <w:link w:val="NoSpacingChar"/>
    <w:uiPriority w:val="1"/>
    <w:qFormat/>
    <w:rsid w:val="00991E42"/>
    <w:pPr>
      <w:spacing w:line="240" w:lineRule="auto"/>
    </w:pPr>
  </w:style>
  <w:style w:type="character" w:customStyle="1" w:styleId="NoSpacingChar">
    <w:name w:val="No Spacing Char"/>
    <w:basedOn w:val="DefaultParagraphFont"/>
    <w:link w:val="NoSpacing"/>
    <w:uiPriority w:val="1"/>
    <w:semiHidden/>
    <w:rsid w:val="00D74E98"/>
    <w:rPr>
      <w:rFonts w:asciiTheme="minorHAnsi" w:hAnsiTheme="minorHAnsi"/>
      <w:szCs w:val="22"/>
      <w:lang w:eastAsia="en-US"/>
    </w:rPr>
  </w:style>
  <w:style w:type="paragraph" w:styleId="ListParagraph">
    <w:name w:val="List Paragraph"/>
    <w:basedOn w:val="Normal"/>
    <w:uiPriority w:val="34"/>
    <w:qFormat/>
    <w:rsid w:val="007C23AD"/>
    <w:pPr>
      <w:numPr>
        <w:numId w:val="5"/>
      </w:numPr>
      <w:spacing w:after="60"/>
    </w:pPr>
  </w:style>
  <w:style w:type="paragraph" w:styleId="Quote">
    <w:name w:val="Quote"/>
    <w:basedOn w:val="Normal"/>
    <w:next w:val="BodyText"/>
    <w:link w:val="QuoteChar"/>
    <w:uiPriority w:val="2"/>
    <w:rsid w:val="00BD162E"/>
    <w:pPr>
      <w:spacing w:before="200"/>
    </w:pPr>
    <w:rPr>
      <w:i/>
      <w:iCs/>
      <w:color w:val="991F3D" w:themeColor="accent2"/>
      <w:sz w:val="28"/>
    </w:rPr>
  </w:style>
  <w:style w:type="character" w:customStyle="1" w:styleId="QuoteChar">
    <w:name w:val="Quote Char"/>
    <w:link w:val="Quote"/>
    <w:uiPriority w:val="2"/>
    <w:rsid w:val="00AE24E6"/>
    <w:rPr>
      <w:rFonts w:asciiTheme="minorHAnsi" w:hAnsiTheme="minorHAnsi"/>
      <w:i/>
      <w:iCs/>
      <w:color w:val="991F3D" w:themeColor="accent2"/>
      <w:sz w:val="28"/>
      <w:szCs w:val="22"/>
      <w:lang w:val="en-US" w:eastAsia="en-US"/>
    </w:rPr>
  </w:style>
  <w:style w:type="paragraph" w:styleId="IntenseQuote">
    <w:name w:val="Intense Quote"/>
    <w:basedOn w:val="Normal"/>
    <w:next w:val="BodyText"/>
    <w:link w:val="IntenseQuoteChar"/>
    <w:uiPriority w:val="2"/>
    <w:semiHidden/>
    <w:rsid w:val="00991E42"/>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2"/>
    <w:semiHidden/>
    <w:rsid w:val="007D2283"/>
    <w:rPr>
      <w:rFonts w:asciiTheme="minorHAnsi" w:hAnsiTheme="minorHAnsi"/>
      <w:b/>
      <w:bCs/>
      <w:i/>
      <w:iCs/>
      <w:szCs w:val="22"/>
      <w:lang w:val="en-US" w:eastAsia="en-US"/>
    </w:rPr>
  </w:style>
  <w:style w:type="character" w:styleId="SubtleEmphasis">
    <w:name w:val="Subtle Emphasis"/>
    <w:uiPriority w:val="2"/>
    <w:rsid w:val="00991E42"/>
    <w:rPr>
      <w:i/>
      <w:iCs/>
    </w:rPr>
  </w:style>
  <w:style w:type="character" w:styleId="IntenseEmphasis">
    <w:name w:val="Intense Emphasis"/>
    <w:uiPriority w:val="2"/>
    <w:semiHidden/>
    <w:rsid w:val="00991E42"/>
    <w:rPr>
      <w:b/>
      <w:bCs/>
    </w:rPr>
  </w:style>
  <w:style w:type="character" w:styleId="SubtleReference">
    <w:name w:val="Subtle Reference"/>
    <w:uiPriority w:val="2"/>
    <w:semiHidden/>
    <w:rsid w:val="00991E42"/>
    <w:rPr>
      <w:smallCaps/>
    </w:rPr>
  </w:style>
  <w:style w:type="character" w:styleId="IntenseReference">
    <w:name w:val="Intense Reference"/>
    <w:uiPriority w:val="2"/>
    <w:semiHidden/>
    <w:rsid w:val="00991E42"/>
    <w:rPr>
      <w:smallCaps/>
      <w:spacing w:val="5"/>
      <w:u w:val="single"/>
    </w:rPr>
  </w:style>
  <w:style w:type="character" w:styleId="BookTitle">
    <w:name w:val="Book Title"/>
    <w:uiPriority w:val="33"/>
    <w:semiHidden/>
    <w:rsid w:val="00991E42"/>
    <w:rPr>
      <w:i/>
      <w:iCs/>
      <w:smallCaps/>
      <w:spacing w:val="5"/>
    </w:rPr>
  </w:style>
  <w:style w:type="paragraph" w:styleId="TOCHeading">
    <w:name w:val="TOC Heading"/>
    <w:basedOn w:val="Heading1"/>
    <w:next w:val="BodyText"/>
    <w:uiPriority w:val="39"/>
    <w:unhideWhenUsed/>
    <w:qFormat/>
    <w:rsid w:val="007C23AD"/>
    <w:pPr>
      <w:numPr>
        <w:numId w:val="0"/>
      </w:numPr>
      <w:outlineLvl w:val="9"/>
    </w:pPr>
    <w:rPr>
      <w:lang w:bidi="en-US"/>
    </w:rPr>
  </w:style>
  <w:style w:type="paragraph" w:styleId="Header">
    <w:name w:val="header"/>
    <w:basedOn w:val="Normal"/>
    <w:next w:val="BodyText"/>
    <w:link w:val="HeaderChar"/>
    <w:uiPriority w:val="99"/>
    <w:unhideWhenUsed/>
    <w:qFormat/>
    <w:rsid w:val="007C23AD"/>
    <w:pPr>
      <w:tabs>
        <w:tab w:val="left" w:pos="3600"/>
      </w:tabs>
    </w:pPr>
    <w:rPr>
      <w:sz w:val="14"/>
    </w:rPr>
  </w:style>
  <w:style w:type="character" w:customStyle="1" w:styleId="HeaderChar">
    <w:name w:val="Header Char"/>
    <w:basedOn w:val="DefaultParagraphFont"/>
    <w:link w:val="Header"/>
    <w:uiPriority w:val="99"/>
    <w:rsid w:val="007C23AD"/>
    <w:rPr>
      <w:rFonts w:asciiTheme="minorHAnsi" w:hAnsiTheme="minorHAnsi"/>
      <w:sz w:val="14"/>
      <w:szCs w:val="22"/>
      <w:lang w:val="en-US" w:eastAsia="en-US"/>
    </w:rPr>
  </w:style>
  <w:style w:type="paragraph" w:styleId="Footer">
    <w:name w:val="footer"/>
    <w:basedOn w:val="Normal"/>
    <w:link w:val="FooterChar"/>
    <w:uiPriority w:val="99"/>
    <w:unhideWhenUsed/>
    <w:qFormat/>
    <w:rsid w:val="00A479DD"/>
    <w:pPr>
      <w:tabs>
        <w:tab w:val="center" w:pos="4680"/>
        <w:tab w:val="right" w:pos="9720"/>
      </w:tabs>
      <w:spacing w:line="240" w:lineRule="auto"/>
    </w:pPr>
    <w:rPr>
      <w:sz w:val="14"/>
    </w:rPr>
  </w:style>
  <w:style w:type="character" w:customStyle="1" w:styleId="FooterChar">
    <w:name w:val="Footer Char"/>
    <w:basedOn w:val="DefaultParagraphFont"/>
    <w:link w:val="Footer"/>
    <w:uiPriority w:val="99"/>
    <w:rsid w:val="00A479DD"/>
    <w:rPr>
      <w:rFonts w:asciiTheme="minorHAnsi" w:hAnsiTheme="minorHAnsi"/>
      <w:sz w:val="14"/>
      <w:szCs w:val="22"/>
      <w:lang w:val="en-US" w:eastAsia="en-US"/>
    </w:rPr>
  </w:style>
  <w:style w:type="paragraph" w:styleId="BalloonText">
    <w:name w:val="Balloon Text"/>
    <w:basedOn w:val="Normal"/>
    <w:link w:val="BalloonTextChar"/>
    <w:uiPriority w:val="99"/>
    <w:semiHidden/>
    <w:unhideWhenUsed/>
    <w:rsid w:val="0069043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90436"/>
    <w:rPr>
      <w:rFonts w:ascii="Tahoma" w:hAnsi="Tahoma" w:cs="Tahoma"/>
      <w:sz w:val="16"/>
      <w:szCs w:val="16"/>
    </w:rPr>
  </w:style>
  <w:style w:type="paragraph" w:customStyle="1" w:styleId="Intro">
    <w:name w:val="Intro"/>
    <w:basedOn w:val="Normal"/>
    <w:next w:val="BodyText"/>
    <w:uiPriority w:val="3"/>
    <w:rsid w:val="007C23AD"/>
    <w:pPr>
      <w:spacing w:after="640" w:line="240" w:lineRule="auto"/>
      <w:contextualSpacing/>
    </w:pPr>
    <w:rPr>
      <w:b/>
      <w:color w:val="991F3D" w:themeColor="accent2"/>
      <w:sz w:val="36"/>
    </w:rPr>
  </w:style>
  <w:style w:type="numbering" w:customStyle="1" w:styleId="CGI-Headings">
    <w:name w:val="CGI - Headings"/>
    <w:uiPriority w:val="99"/>
    <w:rsid w:val="00AE24E6"/>
    <w:pPr>
      <w:numPr>
        <w:numId w:val="6"/>
      </w:numPr>
    </w:pPr>
  </w:style>
  <w:style w:type="paragraph" w:customStyle="1" w:styleId="GenericSubTitle">
    <w:name w:val="Generic Sub Title"/>
    <w:next w:val="BodyText"/>
    <w:uiPriority w:val="12"/>
    <w:qFormat/>
    <w:rsid w:val="00BC0469"/>
    <w:pPr>
      <w:keepNext/>
      <w:keepLines/>
      <w:spacing w:before="120" w:after="60"/>
    </w:pPr>
    <w:rPr>
      <w:b/>
      <w:noProof/>
      <w:color w:val="991F3D" w:themeColor="accent2"/>
      <w:szCs w:val="26"/>
      <w:lang w:val="en-US"/>
    </w:rPr>
  </w:style>
  <w:style w:type="paragraph" w:styleId="List">
    <w:name w:val="List"/>
    <w:basedOn w:val="Normal"/>
    <w:uiPriority w:val="99"/>
    <w:semiHidden/>
    <w:rsid w:val="007C23AD"/>
    <w:pPr>
      <w:ind w:left="360" w:hanging="360"/>
      <w:contextualSpacing/>
    </w:pPr>
  </w:style>
  <w:style w:type="paragraph" w:styleId="BlockText">
    <w:name w:val="Block Text"/>
    <w:basedOn w:val="Normal"/>
    <w:next w:val="BodyText"/>
    <w:uiPriority w:val="13"/>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BodyText"/>
    <w:uiPriority w:val="3"/>
    <w:rsid w:val="007C23AD"/>
    <w:pPr>
      <w:spacing w:before="60" w:after="60" w:line="240" w:lineRule="auto"/>
    </w:pPr>
    <w:rPr>
      <w:sz w:val="14"/>
    </w:rPr>
  </w:style>
  <w:style w:type="paragraph" w:customStyle="1" w:styleId="Cover-Title">
    <w:name w:val="Cover - Title"/>
    <w:basedOn w:val="Normal"/>
    <w:next w:val="BodyText"/>
    <w:uiPriority w:val="99"/>
    <w:qFormat/>
    <w:rsid w:val="00727E7B"/>
    <w:pPr>
      <w:spacing w:line="240" w:lineRule="auto"/>
    </w:pPr>
    <w:rPr>
      <w:b/>
      <w:color w:val="E31937" w:themeColor="accent1"/>
      <w:sz w:val="64"/>
      <w:szCs w:val="48"/>
    </w:rPr>
  </w:style>
  <w:style w:type="paragraph" w:customStyle="1" w:styleId="Cover-Proposalname">
    <w:name w:val="Cover - Proposal name"/>
    <w:basedOn w:val="Cover-Title"/>
    <w:next w:val="BodyText"/>
    <w:uiPriority w:val="99"/>
    <w:qFormat/>
    <w:rsid w:val="00727E7B"/>
    <w:rPr>
      <w:color w:val="FF6A00" w:themeColor="accent3"/>
    </w:rPr>
  </w:style>
  <w:style w:type="paragraph" w:customStyle="1" w:styleId="Cover-footersecurity">
    <w:name w:val="Cover - footer security"/>
    <w:basedOn w:val="Footer"/>
    <w:next w:val="BodyText"/>
    <w:uiPriority w:val="99"/>
    <w:qFormat/>
    <w:rsid w:val="00731A40"/>
    <w:pPr>
      <w:spacing w:after="60"/>
    </w:pPr>
    <w:rPr>
      <w:b/>
      <w:color w:val="F2A200" w:themeColor="accent5"/>
      <w:sz w:val="32"/>
      <w:szCs w:val="28"/>
    </w:rPr>
  </w:style>
  <w:style w:type="paragraph" w:customStyle="1" w:styleId="Footersecurity">
    <w:name w:val="Footer security"/>
    <w:basedOn w:val="Footer"/>
    <w:next w:val="BodyText"/>
    <w:uiPriority w:val="99"/>
    <w:qFormat/>
    <w:rsid w:val="001A20D3"/>
    <w:rPr>
      <w:b/>
      <w:color w:val="F2A200" w:themeColor="accent5"/>
      <w:sz w:val="20"/>
      <w:szCs w:val="16"/>
    </w:rPr>
  </w:style>
  <w:style w:type="character" w:styleId="PageNumber">
    <w:name w:val="page number"/>
    <w:basedOn w:val="DefaultParagraphFont"/>
    <w:uiPriority w:val="99"/>
    <w:unhideWhenUsed/>
    <w:qFormat/>
    <w:rsid w:val="000B1E34"/>
    <w:rPr>
      <w:sz w:val="18"/>
    </w:rPr>
  </w:style>
  <w:style w:type="paragraph" w:styleId="TOC1">
    <w:name w:val="toc 1"/>
    <w:basedOn w:val="Normal"/>
    <w:next w:val="BodyText"/>
    <w:autoRedefine/>
    <w:uiPriority w:val="39"/>
    <w:unhideWhenUsed/>
    <w:qFormat/>
    <w:rsid w:val="00083E35"/>
    <w:pPr>
      <w:tabs>
        <w:tab w:val="left" w:pos="709"/>
        <w:tab w:val="right" w:leader="underscore" w:pos="9712"/>
      </w:tabs>
      <w:spacing w:before="120"/>
      <w:ind w:left="709" w:hanging="709"/>
    </w:pPr>
    <w:rPr>
      <w:rFonts w:asciiTheme="majorHAnsi" w:hAnsiTheme="majorHAnsi"/>
      <w:b/>
      <w:bCs/>
      <w:color w:val="991F3D" w:themeColor="text2"/>
      <w:szCs w:val="28"/>
    </w:rPr>
  </w:style>
  <w:style w:type="paragraph" w:styleId="TOC2">
    <w:name w:val="toc 2"/>
    <w:basedOn w:val="Normal"/>
    <w:next w:val="BodyText"/>
    <w:autoRedefine/>
    <w:uiPriority w:val="39"/>
    <w:unhideWhenUsed/>
    <w:qFormat/>
    <w:rsid w:val="00083E35"/>
    <w:pPr>
      <w:tabs>
        <w:tab w:val="left" w:pos="709"/>
        <w:tab w:val="right" w:leader="underscore" w:pos="9712"/>
      </w:tabs>
      <w:spacing w:before="40"/>
      <w:ind w:left="709" w:hanging="709"/>
    </w:pPr>
    <w:rPr>
      <w:b/>
      <w:color w:val="363534" w:themeColor="text1"/>
    </w:rPr>
  </w:style>
  <w:style w:type="paragraph" w:styleId="TOC3">
    <w:name w:val="toc 3"/>
    <w:basedOn w:val="Normal"/>
    <w:next w:val="BodyText"/>
    <w:autoRedefine/>
    <w:uiPriority w:val="39"/>
    <w:unhideWhenUsed/>
    <w:qFormat/>
    <w:rsid w:val="00083E35"/>
    <w:pPr>
      <w:tabs>
        <w:tab w:val="left" w:pos="709"/>
        <w:tab w:val="right" w:leader="underscore" w:pos="9712"/>
      </w:tabs>
      <w:spacing w:before="40"/>
      <w:ind w:left="851" w:hanging="851"/>
    </w:pPr>
    <w:rPr>
      <w:noProof/>
    </w:rPr>
  </w:style>
  <w:style w:type="character" w:styleId="Hyperlink">
    <w:name w:val="Hyperlink"/>
    <w:basedOn w:val="DefaultParagraphFont"/>
    <w:uiPriority w:val="99"/>
    <w:unhideWhenUsed/>
    <w:qFormat/>
    <w:rsid w:val="00731957"/>
    <w:rPr>
      <w:color w:val="E67386" w:themeColor="hyperlink"/>
      <w:u w:val="single"/>
    </w:rPr>
  </w:style>
  <w:style w:type="paragraph" w:styleId="TOC4">
    <w:name w:val="toc 4"/>
    <w:basedOn w:val="Normal"/>
    <w:next w:val="BodyText"/>
    <w:uiPriority w:val="39"/>
    <w:unhideWhenUsed/>
    <w:qFormat/>
    <w:rsid w:val="00E50BFF"/>
    <w:pPr>
      <w:spacing w:before="40"/>
    </w:pPr>
  </w:style>
  <w:style w:type="paragraph" w:styleId="TOC5">
    <w:name w:val="toc 5"/>
    <w:basedOn w:val="Normal"/>
    <w:next w:val="BodyText"/>
    <w:autoRedefine/>
    <w:uiPriority w:val="39"/>
    <w:unhideWhenUsed/>
    <w:qFormat/>
    <w:rsid w:val="004E488C"/>
    <w:pPr>
      <w:spacing w:before="40"/>
    </w:pPr>
    <w:rPr>
      <w:b/>
      <w:caps/>
      <w:color w:val="363534" w:themeColor="text1"/>
    </w:rPr>
  </w:style>
  <w:style w:type="paragraph" w:customStyle="1" w:styleId="Appendixheading1">
    <w:name w:val="Appendix heading 1"/>
    <w:basedOn w:val="Heading1"/>
    <w:next w:val="BodyText"/>
    <w:uiPriority w:val="10"/>
    <w:qFormat/>
    <w:rsid w:val="007C23AD"/>
    <w:pPr>
      <w:numPr>
        <w:numId w:val="8"/>
      </w:numPr>
    </w:pPr>
  </w:style>
  <w:style w:type="paragraph" w:customStyle="1" w:styleId="Appendixheading2">
    <w:name w:val="Appendix heading 2"/>
    <w:next w:val="BodyText"/>
    <w:uiPriority w:val="10"/>
    <w:qFormat/>
    <w:rsid w:val="008141E1"/>
    <w:pPr>
      <w:spacing w:before="200" w:after="60"/>
    </w:pPr>
    <w:rPr>
      <w:rFonts w:asciiTheme="majorHAnsi" w:hAnsiTheme="majorHAnsi"/>
      <w:b/>
      <w:bCs/>
      <w:color w:val="991F3D" w:themeColor="accent2"/>
      <w:sz w:val="28"/>
      <w:szCs w:val="26"/>
      <w:lang w:val="en-US" w:eastAsia="en-US"/>
    </w:rPr>
  </w:style>
  <w:style w:type="paragraph" w:customStyle="1" w:styleId="Appendixheading3">
    <w:name w:val="Appendix heading 3"/>
    <w:basedOn w:val="Normal"/>
    <w:next w:val="BodyText"/>
    <w:uiPriority w:val="10"/>
    <w:qFormat/>
    <w:rsid w:val="008141E1"/>
    <w:pPr>
      <w:spacing w:before="120"/>
    </w:pPr>
    <w:rPr>
      <w:rFonts w:asciiTheme="majorHAnsi" w:hAnsiTheme="majorHAnsi"/>
      <w:b/>
      <w:color w:val="991F3D" w:themeColor="text2"/>
    </w:rPr>
  </w:style>
  <w:style w:type="paragraph" w:customStyle="1" w:styleId="Appendixheading4">
    <w:name w:val="Appendix heading 4"/>
    <w:next w:val="BodyText"/>
    <w:uiPriority w:val="10"/>
    <w:qFormat/>
    <w:rsid w:val="008141E1"/>
    <w:pPr>
      <w:spacing w:before="120"/>
    </w:pPr>
    <w:rPr>
      <w:rFonts w:asciiTheme="majorHAnsi" w:hAnsiTheme="majorHAnsi"/>
      <w:bCs/>
      <w:iCs/>
      <w:color w:val="991F3D" w:themeColor="text2"/>
      <w:sz w:val="24"/>
      <w:szCs w:val="22"/>
      <w:lang w:val="en-US" w:eastAsia="en-US"/>
    </w:rPr>
  </w:style>
  <w:style w:type="paragraph" w:customStyle="1" w:styleId="Appendixheading5">
    <w:name w:val="Appendix heading 5"/>
    <w:basedOn w:val="Normal"/>
    <w:next w:val="BodyText"/>
    <w:uiPriority w:val="10"/>
    <w:qFormat/>
    <w:rsid w:val="008141E1"/>
    <w:pPr>
      <w:spacing w:before="120"/>
    </w:pPr>
    <w:rPr>
      <w:rFonts w:asciiTheme="majorHAnsi" w:hAnsiTheme="majorHAnsi"/>
      <w:b/>
    </w:rPr>
  </w:style>
  <w:style w:type="numbering" w:customStyle="1" w:styleId="CGI-Appendix">
    <w:name w:val="CGI - Appendix"/>
    <w:uiPriority w:val="99"/>
    <w:rsid w:val="00C9438E"/>
    <w:pPr>
      <w:numPr>
        <w:numId w:val="7"/>
      </w:numPr>
    </w:pPr>
  </w:style>
  <w:style w:type="paragraph" w:customStyle="1" w:styleId="GenericTitle">
    <w:name w:val="Generic Title"/>
    <w:next w:val="BodyText"/>
    <w:uiPriority w:val="11"/>
    <w:qFormat/>
    <w:rsid w:val="002E476C"/>
    <w:pPr>
      <w:spacing w:before="240"/>
    </w:pPr>
    <w:rPr>
      <w:rFonts w:asciiTheme="majorHAnsi" w:hAnsiTheme="majorHAnsi"/>
      <w:b/>
      <w:bCs/>
      <w:color w:val="991F3D" w:themeColor="accent2"/>
      <w:sz w:val="32"/>
      <w:szCs w:val="28"/>
      <w:lang w:val="en-US" w:eastAsia="en-US"/>
    </w:rPr>
  </w:style>
  <w:style w:type="table" w:styleId="TableGrid">
    <w:name w:val="Table Grid"/>
    <w:aliases w:val="Note Grid"/>
    <w:basedOn w:val="TableNormal"/>
    <w:uiPriority w:val="5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Normal"/>
    <w:uiPriority w:val="99"/>
    <w:rsid w:val="00123085"/>
    <w:pPr>
      <w:spacing w:line="240" w:lineRule="auto"/>
    </w:pPr>
    <w:rPr>
      <w:rFonts w:asciiTheme="minorHAnsi" w:hAnsiTheme="minorHAnsi"/>
      <w:sz w:val="16"/>
    </w:rPr>
    <w:tblPr>
      <w:tblInd w:w="120" w:type="dxa"/>
      <w:tbl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363534" w:themeColor="text1"/>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single" w:sz="4" w:space="0" w:color="363534" w:themeColor="text1"/>
          <w:bottom w:val="single" w:sz="4" w:space="0" w:color="363534" w:themeColor="text1"/>
          <w:right w:val="single" w:sz="4" w:space="0" w:color="363534" w:themeColor="text1"/>
          <w:insideH w:val="single" w:sz="4" w:space="0" w:color="363534" w:themeColor="text1"/>
          <w:insideV w:val="single" w:sz="4" w:space="0" w:color="FFFFFF" w:themeColor="background1"/>
        </w:tcBorders>
        <w:shd w:val="clear" w:color="auto" w:fill="991F3D" w:themeFill="accent2"/>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paragraph" w:styleId="BodyText">
    <w:name w:val="Body Text"/>
    <w:basedOn w:val="Normal"/>
    <w:link w:val="BodyTextChar"/>
    <w:rsid w:val="00607B78"/>
    <w:pPr>
      <w:spacing w:before="40" w:after="80"/>
    </w:pPr>
  </w:style>
  <w:style w:type="character" w:customStyle="1" w:styleId="BodyTextChar">
    <w:name w:val="Body Text Char"/>
    <w:basedOn w:val="DefaultParagraphFont"/>
    <w:link w:val="BodyText"/>
    <w:rsid w:val="00607B78"/>
    <w:rPr>
      <w:rFonts w:asciiTheme="minorHAnsi" w:hAnsiTheme="minorHAnsi"/>
      <w:szCs w:val="22"/>
      <w:lang w:val="en-US" w:eastAsia="en-US"/>
    </w:rPr>
  </w:style>
  <w:style w:type="table" w:styleId="LightShading-Accent2">
    <w:name w:val="Light Shading Accent 2"/>
    <w:basedOn w:val="Table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Text">
    <w:name w:val="Table Text"/>
    <w:basedOn w:val="Normal"/>
    <w:rsid w:val="00C7522B"/>
    <w:pPr>
      <w:spacing w:line="240" w:lineRule="auto"/>
    </w:pPr>
    <w:rPr>
      <w:sz w:val="16"/>
    </w:rPr>
  </w:style>
  <w:style w:type="paragraph" w:customStyle="1" w:styleId="ListBullet1">
    <w:name w:val="List Bullet1"/>
    <w:basedOn w:val="TemplateInstructions"/>
    <w:rsid w:val="00FE7C46"/>
    <w:pPr>
      <w:numPr>
        <w:numId w:val="11"/>
      </w:numPr>
      <w:ind w:left="284" w:hanging="284"/>
    </w:pPr>
  </w:style>
  <w:style w:type="paragraph" w:customStyle="1" w:styleId="TableSubTitle">
    <w:name w:val="Table Sub Title"/>
    <w:basedOn w:val="Normal"/>
    <w:uiPriority w:val="18"/>
    <w:qFormat/>
    <w:rsid w:val="00D80E99"/>
    <w:rPr>
      <w:sz w:val="18"/>
      <w:szCs w:val="18"/>
    </w:rPr>
  </w:style>
  <w:style w:type="character" w:styleId="PlaceholderText">
    <w:name w:val="Placeholder Text"/>
    <w:basedOn w:val="DefaultParagraphFont"/>
    <w:uiPriority w:val="99"/>
    <w:semiHidden/>
    <w:rsid w:val="006244DD"/>
    <w:rPr>
      <w:color w:val="808080"/>
    </w:rPr>
  </w:style>
  <w:style w:type="paragraph" w:styleId="TOC6">
    <w:name w:val="toc 6"/>
    <w:basedOn w:val="Normal"/>
    <w:next w:val="BodyText"/>
    <w:autoRedefine/>
    <w:uiPriority w:val="39"/>
    <w:unhideWhenUsed/>
    <w:qFormat/>
    <w:rsid w:val="004E488C"/>
    <w:pPr>
      <w:spacing w:before="40"/>
    </w:pPr>
    <w:rPr>
      <w:caps/>
      <w:color w:val="363534" w:themeColor="text1"/>
    </w:rPr>
  </w:style>
  <w:style w:type="paragraph" w:styleId="TOC7">
    <w:name w:val="toc 7"/>
    <w:basedOn w:val="Normal"/>
    <w:next w:val="BodyText"/>
    <w:autoRedefine/>
    <w:uiPriority w:val="39"/>
    <w:unhideWhenUsed/>
    <w:qFormat/>
    <w:rsid w:val="004E488C"/>
    <w:pPr>
      <w:spacing w:before="40"/>
    </w:pPr>
    <w:rPr>
      <w:color w:val="363534" w:themeColor="text1"/>
    </w:rPr>
  </w:style>
  <w:style w:type="paragraph" w:customStyle="1" w:styleId="Appendixheading6">
    <w:name w:val="Appendix heading 6"/>
    <w:basedOn w:val="Normal"/>
    <w:next w:val="BodyText"/>
    <w:uiPriority w:val="10"/>
    <w:qFormat/>
    <w:rsid w:val="008141E1"/>
    <w:pPr>
      <w:spacing w:before="120"/>
    </w:pPr>
    <w:rPr>
      <w:bCs/>
      <w:iCs/>
    </w:rPr>
  </w:style>
  <w:style w:type="paragraph" w:customStyle="1" w:styleId="Appendixheading7">
    <w:name w:val="Appendix heading 7"/>
    <w:next w:val="BodyText"/>
    <w:uiPriority w:val="10"/>
    <w:qFormat/>
    <w:rsid w:val="008141E1"/>
    <w:pPr>
      <w:spacing w:before="120"/>
    </w:pPr>
    <w:rPr>
      <w:rFonts w:asciiTheme="minorHAnsi" w:hAnsiTheme="minorHAnsi"/>
      <w:iCs/>
      <w:caps/>
      <w:sz w:val="16"/>
      <w:szCs w:val="22"/>
      <w:lang w:val="en-US" w:eastAsia="en-US"/>
    </w:rPr>
  </w:style>
  <w:style w:type="paragraph" w:styleId="ListBullet">
    <w:name w:val="List Bullet"/>
    <w:basedOn w:val="Normal"/>
    <w:uiPriority w:val="1"/>
    <w:rsid w:val="002A3093"/>
    <w:pPr>
      <w:numPr>
        <w:numId w:val="1"/>
      </w:numPr>
      <w:spacing w:after="40"/>
    </w:pPr>
  </w:style>
  <w:style w:type="paragraph" w:styleId="ListBullet2">
    <w:name w:val="List Bullet 2"/>
    <w:basedOn w:val="Normal"/>
    <w:uiPriority w:val="1"/>
    <w:rsid w:val="002A3093"/>
    <w:pPr>
      <w:numPr>
        <w:numId w:val="2"/>
      </w:numPr>
      <w:spacing w:after="40"/>
    </w:pPr>
  </w:style>
  <w:style w:type="paragraph" w:styleId="ListBullet3">
    <w:name w:val="List Bullet 3"/>
    <w:basedOn w:val="Normal"/>
    <w:uiPriority w:val="1"/>
    <w:rsid w:val="002A3093"/>
    <w:pPr>
      <w:numPr>
        <w:numId w:val="3"/>
      </w:numPr>
      <w:spacing w:after="40"/>
    </w:pPr>
  </w:style>
  <w:style w:type="paragraph" w:styleId="ListBullet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single" w:sz="4" w:space="0" w:color="363534" w:themeColor="text1"/>
          <w:left w:val="nil"/>
          <w:bottom w:val="single" w:sz="4" w:space="0" w:color="363534" w:themeColor="text1"/>
          <w:right w:val="nil"/>
          <w:insideH w:val="single" w:sz="4" w:space="0" w:color="363534" w:themeColor="text1"/>
          <w:insideV w:val="nil"/>
        </w:tcBorders>
        <w:shd w:val="clear" w:color="auto" w:fill="991F3D" w:themeFill="accent2"/>
      </w:tcPr>
    </w:tblStylePr>
    <w:tblStylePr w:type="firstCol">
      <w:rPr>
        <w:rFonts w:asciiTheme="minorHAnsi" w:hAnsiTheme="minorHAnsi"/>
        <w:color w:val="363534" w:themeColor="text1"/>
        <w:sz w:val="16"/>
      </w:rPr>
      <w:tblPr/>
      <w:tcPr>
        <w:tcBorders>
          <w:left w:val="nil"/>
        </w:tcBorders>
      </w:tcPr>
    </w:tblStylePr>
    <w:tblStylePr w:type="lastCol">
      <w:tblPr/>
      <w:tcPr>
        <w:tcBorders>
          <w:right w:val="nil"/>
        </w:tcBorders>
      </w:tcPr>
    </w:tblStylePr>
    <w:tblStylePr w:type="nwCell">
      <w:rPr>
        <w:rFonts w:asciiTheme="majorHAnsi" w:hAnsiTheme="majorHAnsi"/>
        <w:b/>
        <w:color w:val="FFFFFF" w:themeColor="background1"/>
        <w:sz w:val="18"/>
      </w:rPr>
    </w:tblStylePr>
  </w:style>
  <w:style w:type="paragraph" w:customStyle="1" w:styleId="Tablebullet">
    <w:name w:val="Table bullet"/>
    <w:basedOn w:val="TableText"/>
    <w:uiPriority w:val="18"/>
    <w:qFormat/>
    <w:rsid w:val="00C87D85"/>
    <w:pPr>
      <w:numPr>
        <w:numId w:val="10"/>
      </w:numPr>
      <w:ind w:left="180" w:hanging="180"/>
    </w:pPr>
  </w:style>
  <w:style w:type="character" w:customStyle="1" w:styleId="TemplateInstructionsChar">
    <w:name w:val="Template Instructions Char"/>
    <w:basedOn w:val="DefaultParagraphFont"/>
    <w:link w:val="TemplateInstructions"/>
    <w:locked/>
    <w:rsid w:val="00104D0D"/>
    <w:rPr>
      <w:rFonts w:cs="Arial"/>
      <w:i/>
      <w:iCs/>
      <w:color w:val="0000FF"/>
      <w:lang w:val="en-US" w:eastAsia="fr-FR"/>
    </w:rPr>
  </w:style>
  <w:style w:type="paragraph" w:customStyle="1" w:styleId="TemplateInstructions">
    <w:name w:val="Template Instructions"/>
    <w:basedOn w:val="Normal"/>
    <w:link w:val="TemplateInstructionsChar"/>
    <w:autoRedefine/>
    <w:rsid w:val="00104D0D"/>
    <w:pPr>
      <w:spacing w:before="60" w:after="120" w:line="240" w:lineRule="auto"/>
    </w:pPr>
    <w:rPr>
      <w:rFonts w:ascii="Arial" w:hAnsi="Arial" w:cs="Arial"/>
      <w:i/>
      <w:iCs/>
      <w:color w:val="0000FF"/>
      <w:szCs w:val="20"/>
      <w:lang w:eastAsia="fr-FR"/>
    </w:rPr>
  </w:style>
  <w:style w:type="paragraph" w:customStyle="1" w:styleId="Couverture-Scuritpieddepage">
    <w:name w:val="Couverture - Sécurité pied de page"/>
    <w:basedOn w:val="Footer"/>
    <w:next w:val="BodyText"/>
    <w:uiPriority w:val="99"/>
    <w:qFormat/>
    <w:rsid w:val="00933AE2"/>
    <w:pPr>
      <w:tabs>
        <w:tab w:val="clear" w:pos="4680"/>
        <w:tab w:val="left" w:pos="6840"/>
      </w:tabs>
      <w:spacing w:after="60"/>
    </w:pPr>
    <w:rPr>
      <w:b/>
      <w:color w:val="F2A200" w:themeColor="accent5"/>
      <w:sz w:val="32"/>
      <w:szCs w:val="28"/>
      <w:lang w:val="fr-CA"/>
    </w:rPr>
  </w:style>
  <w:style w:type="paragraph" w:customStyle="1" w:styleId="NumHeading1">
    <w:name w:val="Num Heading 1"/>
    <w:basedOn w:val="Heading1"/>
    <w:next w:val="Normal"/>
    <w:rsid w:val="00450550"/>
    <w:pPr>
      <w:keepLines w:val="0"/>
      <w:numPr>
        <w:numId w:val="13"/>
      </w:numPr>
      <w:shd w:val="clear" w:color="auto" w:fill="CDE5FF"/>
      <w:spacing w:before="0" w:line="276" w:lineRule="auto"/>
      <w:contextualSpacing w:val="0"/>
      <w:jc w:val="center"/>
    </w:pPr>
    <w:rPr>
      <w:rFonts w:asciiTheme="minorHAnsi" w:eastAsia="Arial Black" w:hAnsiTheme="minorHAnsi" w:cs="Arial Black"/>
      <w:smallCaps/>
      <w:color w:val="333333"/>
      <w:kern w:val="32"/>
      <w:sz w:val="32"/>
      <w:szCs w:val="32"/>
      <w:lang w:val="sv-SE"/>
    </w:rPr>
  </w:style>
  <w:style w:type="paragraph" w:customStyle="1" w:styleId="NumHeading2">
    <w:name w:val="Num Heading 2"/>
    <w:basedOn w:val="Heading2"/>
    <w:next w:val="Normal"/>
    <w:rsid w:val="00450550"/>
    <w:pPr>
      <w:numPr>
        <w:numId w:val="13"/>
      </w:numPr>
      <w:spacing w:before="240" w:line="276" w:lineRule="auto"/>
    </w:pPr>
    <w:rPr>
      <w:rFonts w:asciiTheme="minorHAnsi" w:eastAsiaTheme="minorHAnsi" w:hAnsiTheme="minorHAnsi" w:cstheme="minorBidi"/>
      <w:color w:val="333333"/>
      <w:sz w:val="28"/>
      <w:szCs w:val="28"/>
      <w:lang w:val="sv-SE"/>
    </w:rPr>
  </w:style>
  <w:style w:type="paragraph" w:customStyle="1" w:styleId="NumHeading3">
    <w:name w:val="Num Heading 3"/>
    <w:basedOn w:val="Heading3"/>
    <w:next w:val="Normal"/>
    <w:rsid w:val="00450550"/>
    <w:pPr>
      <w:keepNext/>
      <w:numPr>
        <w:numId w:val="13"/>
      </w:numPr>
      <w:spacing w:before="180" w:after="200" w:line="276" w:lineRule="auto"/>
    </w:pPr>
    <w:rPr>
      <w:rFonts w:asciiTheme="minorHAnsi" w:eastAsiaTheme="minorHAnsi" w:hAnsiTheme="minorHAnsi" w:cstheme="minorBidi"/>
      <w:color w:val="333333"/>
      <w:sz w:val="26"/>
      <w:szCs w:val="26"/>
      <w:lang w:val="sv-SE"/>
    </w:rPr>
  </w:style>
  <w:style w:type="paragraph" w:customStyle="1" w:styleId="NumHeading4">
    <w:name w:val="Num Heading 4"/>
    <w:basedOn w:val="Heading4"/>
    <w:next w:val="Normal"/>
    <w:rsid w:val="00450550"/>
    <w:pPr>
      <w:keepNext/>
      <w:numPr>
        <w:numId w:val="13"/>
      </w:numPr>
      <w:spacing w:before="180" w:after="200" w:line="276" w:lineRule="auto"/>
    </w:pPr>
    <w:rPr>
      <w:rFonts w:asciiTheme="minorHAnsi" w:eastAsiaTheme="minorHAnsi" w:hAnsiTheme="minorHAnsi" w:cstheme="minorBidi"/>
      <w:b/>
      <w:i/>
      <w:color w:val="333333"/>
      <w:sz w:val="24"/>
      <w:szCs w:val="24"/>
      <w:lang w:val="sv-SE"/>
    </w:rPr>
  </w:style>
  <w:style w:type="numbering" w:customStyle="1" w:styleId="Bullets">
    <w:name w:val="Bullets"/>
    <w:rsid w:val="00450550"/>
    <w:pPr>
      <w:numPr>
        <w:numId w:val="12"/>
      </w:numPr>
    </w:pPr>
  </w:style>
  <w:style w:type="paragraph" w:customStyle="1" w:styleId="HeadingAppendixOld">
    <w:name w:val="Heading Appendix Old"/>
    <w:basedOn w:val="Normal"/>
    <w:next w:val="Normal"/>
    <w:rsid w:val="00450550"/>
    <w:pPr>
      <w:keepNext/>
      <w:pageBreakBefore/>
      <w:numPr>
        <w:ilvl w:val="7"/>
        <w:numId w:val="13"/>
      </w:numPr>
      <w:spacing w:after="200" w:line="276" w:lineRule="auto"/>
    </w:pPr>
    <w:rPr>
      <w:rFonts w:ascii="Arial Black" w:eastAsia="Arial Black" w:hAnsi="Arial Black" w:cs="Arial Black"/>
      <w:smallCaps/>
      <w:color w:val="333333"/>
      <w:sz w:val="32"/>
      <w:szCs w:val="32"/>
      <w:lang w:val="sv-SE"/>
    </w:rPr>
  </w:style>
  <w:style w:type="paragraph" w:customStyle="1" w:styleId="TableNormal1">
    <w:name w:val="Table Normal1"/>
    <w:basedOn w:val="Normal"/>
    <w:rsid w:val="00450550"/>
    <w:pPr>
      <w:spacing w:before="60" w:after="200" w:line="276" w:lineRule="auto"/>
    </w:pPr>
    <w:rPr>
      <w:rFonts w:ascii="Arial Narrow" w:eastAsia="Arial Narrow" w:hAnsi="Arial Narrow" w:cs="Arial Narrow"/>
      <w:sz w:val="18"/>
      <w:szCs w:val="18"/>
      <w:lang w:val="sv-SE"/>
    </w:rPr>
  </w:style>
  <w:style w:type="paragraph" w:customStyle="1" w:styleId="HeadingPart">
    <w:name w:val="Heading Part"/>
    <w:basedOn w:val="Normal"/>
    <w:next w:val="Normal"/>
    <w:rsid w:val="00450550"/>
    <w:pPr>
      <w:pageBreakBefore/>
      <w:numPr>
        <w:ilvl w:val="8"/>
        <w:numId w:val="13"/>
      </w:numPr>
      <w:spacing w:before="480" w:after="200" w:line="276" w:lineRule="auto"/>
      <w:outlineLvl w:val="8"/>
    </w:pPr>
    <w:rPr>
      <w:rFonts w:ascii="Arial Black" w:eastAsia="Arial Black" w:hAnsi="Arial Black" w:cs="Arial Black"/>
      <w:b/>
      <w:smallCaps/>
      <w:color w:val="333333"/>
      <w:sz w:val="32"/>
      <w:szCs w:val="32"/>
      <w:lang w:val="sv-SE"/>
    </w:rPr>
  </w:style>
  <w:style w:type="paragraph" w:customStyle="1" w:styleId="NumHeading5">
    <w:name w:val="Num Heading 5"/>
    <w:basedOn w:val="Heading5"/>
    <w:next w:val="Normal"/>
    <w:rsid w:val="00450550"/>
    <w:pPr>
      <w:keepNext/>
      <w:numPr>
        <w:numId w:val="13"/>
      </w:numPr>
      <w:spacing w:before="180" w:after="200" w:line="276" w:lineRule="auto"/>
    </w:pPr>
    <w:rPr>
      <w:rFonts w:asciiTheme="minorHAnsi" w:eastAsiaTheme="minorHAnsi" w:hAnsiTheme="minorHAnsi" w:cstheme="minorBidi"/>
      <w:bCs/>
      <w:i/>
      <w:iCs/>
      <w:color w:val="333333"/>
      <w:sz w:val="22"/>
      <w:lang w:val="sv-SE"/>
    </w:rPr>
  </w:style>
  <w:style w:type="character" w:customStyle="1" w:styleId="Normal3">
    <w:name w:val="Normal 3"/>
    <w:basedOn w:val="DefaultParagraphFont"/>
    <w:qFormat/>
    <w:rsid w:val="00450550"/>
    <w:rPr>
      <w:rFonts w:asciiTheme="minorHAnsi" w:hAnsiTheme="minorHAnsi"/>
      <w:sz w:val="24"/>
    </w:rPr>
  </w:style>
  <w:style w:type="paragraph" w:customStyle="1" w:styleId="EstiloTableNormal1LatinaCuerpoNegrita">
    <w:name w:val="Estilo Table Normal1 + (Latina) +Cuerpo Negrita"/>
    <w:basedOn w:val="TableNormal1"/>
    <w:rsid w:val="00450550"/>
    <w:rPr>
      <w:rFonts w:asciiTheme="minorHAnsi" w:hAnsiTheme="minorHAnsi"/>
      <w:b/>
      <w:bCs/>
      <w:sz w:val="24"/>
    </w:rPr>
  </w:style>
  <w:style w:type="paragraph" w:customStyle="1" w:styleId="EstiloTableNormal1LatinaCuerpo">
    <w:name w:val="Estilo Table Normal1 + (Latina) +Cuerpo"/>
    <w:basedOn w:val="TableNormal1"/>
    <w:rsid w:val="00450550"/>
    <w:rPr>
      <w:rFonts w:asciiTheme="minorHAnsi" w:hAnsiTheme="minorHAnsi"/>
      <w:sz w:val="24"/>
    </w:rPr>
  </w:style>
  <w:style w:type="character" w:customStyle="1" w:styleId="EstiloLatinaCuerpo11ptoNegritaAzul">
    <w:name w:val="Estilo (Latina) +Cuerpo 11 pto Negrita Azul"/>
    <w:basedOn w:val="DefaultParagraphFont"/>
    <w:rsid w:val="00450550"/>
    <w:rPr>
      <w:rFonts w:asciiTheme="minorHAnsi" w:hAnsiTheme="minorHAnsi"/>
      <w:b/>
      <w:bCs/>
      <w:color w:val="0000FF"/>
      <w:sz w:val="24"/>
    </w:rPr>
  </w:style>
  <w:style w:type="character" w:customStyle="1" w:styleId="EstiloLatinaCuerpo11ptoAzul">
    <w:name w:val="Estilo (Latina) +Cuerpo 11 pto Azul"/>
    <w:basedOn w:val="DefaultParagraphFont"/>
    <w:rsid w:val="00450550"/>
    <w:rPr>
      <w:rFonts w:asciiTheme="minorHAnsi" w:hAnsiTheme="minorHAnsi"/>
      <w:color w:val="0000FF"/>
      <w:sz w:val="24"/>
    </w:rPr>
  </w:style>
  <w:style w:type="character" w:customStyle="1" w:styleId="EstiloLatinaCuerpo">
    <w:name w:val="Estilo (Latina) +Cuerpo"/>
    <w:basedOn w:val="DefaultParagraphFont"/>
    <w:rsid w:val="00450550"/>
    <w:rPr>
      <w:rFonts w:asciiTheme="minorHAnsi" w:hAnsiTheme="minorHAnsi"/>
      <w:sz w:val="24"/>
    </w:rPr>
  </w:style>
  <w:style w:type="paragraph" w:styleId="TOC8">
    <w:name w:val="toc 8"/>
    <w:basedOn w:val="Normal"/>
    <w:next w:val="Normal"/>
    <w:autoRedefine/>
    <w:uiPriority w:val="39"/>
    <w:unhideWhenUsed/>
    <w:rsid w:val="000D71E3"/>
    <w:pPr>
      <w:spacing w:after="100" w:line="276" w:lineRule="auto"/>
      <w:ind w:left="1540"/>
    </w:pPr>
    <w:rPr>
      <w:rFonts w:eastAsiaTheme="minorEastAsia" w:cstheme="minorBidi"/>
      <w:sz w:val="22"/>
      <w:lang w:val="sv-SE" w:eastAsia="sv-SE"/>
    </w:rPr>
  </w:style>
  <w:style w:type="paragraph" w:styleId="TOC9">
    <w:name w:val="toc 9"/>
    <w:basedOn w:val="Normal"/>
    <w:next w:val="Normal"/>
    <w:autoRedefine/>
    <w:uiPriority w:val="39"/>
    <w:unhideWhenUsed/>
    <w:rsid w:val="000D71E3"/>
    <w:pPr>
      <w:spacing w:after="100" w:line="276" w:lineRule="auto"/>
      <w:ind w:left="1760"/>
    </w:pPr>
    <w:rPr>
      <w:rFonts w:eastAsiaTheme="minorEastAsia" w:cstheme="minorBidi"/>
      <w:sz w:val="22"/>
      <w:lang w:val="sv-SE" w:eastAsia="sv-SE"/>
    </w:rPr>
  </w:style>
  <w:style w:type="paragraph" w:customStyle="1" w:styleId="EstiloCuerpoAntes0pto">
    <w:name w:val="Estilo +Cuerpo Antes:  0 pto"/>
    <w:basedOn w:val="Normal"/>
    <w:rsid w:val="00F14FDF"/>
    <w:pPr>
      <w:spacing w:line="240" w:lineRule="auto"/>
    </w:pPr>
    <w:rPr>
      <w:kern w:val="28"/>
      <w:szCs w:val="20"/>
    </w:rPr>
  </w:style>
  <w:style w:type="paragraph" w:styleId="NormalWeb">
    <w:name w:val="Normal (Web)"/>
    <w:basedOn w:val="Normal"/>
    <w:uiPriority w:val="99"/>
    <w:semiHidden/>
    <w:unhideWhenUsed/>
    <w:rsid w:val="003C068B"/>
    <w:pPr>
      <w:spacing w:before="100" w:beforeAutospacing="1" w:after="100" w:afterAutospacing="1" w:line="240" w:lineRule="auto"/>
    </w:pPr>
    <w:rPr>
      <w:rFonts w:ascii="Times New Roman" w:hAnsi="Times New Roman"/>
      <w:szCs w:val="24"/>
      <w:lang w:val="cs-CZ" w:eastAsia="cs-CZ"/>
    </w:rPr>
  </w:style>
  <w:style w:type="character" w:styleId="HTMLCode">
    <w:name w:val="HTML Code"/>
    <w:basedOn w:val="DefaultParagraphFont"/>
    <w:uiPriority w:val="99"/>
    <w:semiHidden/>
    <w:unhideWhenUsed/>
    <w:rsid w:val="003C06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C0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3C068B"/>
    <w:rPr>
      <w:rFonts w:ascii="Courier New" w:hAnsi="Courier New" w:cs="Courier New"/>
      <w:lang w:val="cs-CZ" w:eastAsia="cs-CZ"/>
    </w:rPr>
  </w:style>
  <w:style w:type="character" w:styleId="CommentReference">
    <w:name w:val="annotation reference"/>
    <w:basedOn w:val="DefaultParagraphFont"/>
    <w:uiPriority w:val="99"/>
    <w:semiHidden/>
    <w:unhideWhenUsed/>
    <w:rsid w:val="00607735"/>
    <w:rPr>
      <w:sz w:val="16"/>
      <w:szCs w:val="16"/>
    </w:rPr>
  </w:style>
  <w:style w:type="paragraph" w:styleId="CommentText">
    <w:name w:val="annotation text"/>
    <w:basedOn w:val="Normal"/>
    <w:link w:val="CommentTextChar"/>
    <w:uiPriority w:val="99"/>
    <w:semiHidden/>
    <w:unhideWhenUsed/>
    <w:rsid w:val="00607735"/>
    <w:pPr>
      <w:spacing w:line="240" w:lineRule="auto"/>
    </w:pPr>
    <w:rPr>
      <w:sz w:val="20"/>
      <w:szCs w:val="20"/>
    </w:rPr>
  </w:style>
  <w:style w:type="character" w:customStyle="1" w:styleId="CommentTextChar">
    <w:name w:val="Comment Text Char"/>
    <w:basedOn w:val="DefaultParagraphFont"/>
    <w:link w:val="CommentText"/>
    <w:uiPriority w:val="99"/>
    <w:semiHidden/>
    <w:rsid w:val="00607735"/>
    <w:rPr>
      <w:rFonts w:asciiTheme="minorHAnsi" w:hAnsiTheme="minorHAnsi"/>
      <w:lang w:val="en-US" w:eastAsia="en-US"/>
    </w:rPr>
  </w:style>
  <w:style w:type="paragraph" w:styleId="CommentSubject">
    <w:name w:val="annotation subject"/>
    <w:basedOn w:val="CommentText"/>
    <w:next w:val="CommentText"/>
    <w:link w:val="CommentSubjectChar"/>
    <w:uiPriority w:val="99"/>
    <w:semiHidden/>
    <w:unhideWhenUsed/>
    <w:rsid w:val="00607735"/>
    <w:rPr>
      <w:b/>
      <w:bCs/>
    </w:rPr>
  </w:style>
  <w:style w:type="character" w:customStyle="1" w:styleId="CommentSubjectChar">
    <w:name w:val="Comment Subject Char"/>
    <w:basedOn w:val="CommentTextChar"/>
    <w:link w:val="CommentSubject"/>
    <w:uiPriority w:val="99"/>
    <w:semiHidden/>
    <w:rsid w:val="00607735"/>
    <w:rPr>
      <w:rFonts w:asciiTheme="minorHAnsi" w:hAnsiTheme="minorHAnsi"/>
      <w:b/>
      <w:bCs/>
      <w:lang w:val="en-US" w:eastAsia="en-US"/>
    </w:rPr>
  </w:style>
  <w:style w:type="character" w:styleId="FollowedHyperlink">
    <w:name w:val="FollowedHyperlink"/>
    <w:basedOn w:val="DefaultParagraphFont"/>
    <w:uiPriority w:val="99"/>
    <w:semiHidden/>
    <w:unhideWhenUsed/>
    <w:rsid w:val="000E3071"/>
    <w:rPr>
      <w:color w:val="FFAA99" w:themeColor="followedHyperlink"/>
      <w:u w:val="single"/>
    </w:rPr>
  </w:style>
  <w:style w:type="paragraph" w:styleId="Revision">
    <w:name w:val="Revision"/>
    <w:hidden/>
    <w:uiPriority w:val="99"/>
    <w:semiHidden/>
    <w:rsid w:val="00BC11EF"/>
    <w:pPr>
      <w:spacing w:line="240" w:lineRule="auto"/>
    </w:pPr>
    <w:rPr>
      <w:rFonts w:asciiTheme="minorHAnsi" w:hAnsiTheme="minorHAnsi"/>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97101">
      <w:bodyDiv w:val="1"/>
      <w:marLeft w:val="0"/>
      <w:marRight w:val="0"/>
      <w:marTop w:val="0"/>
      <w:marBottom w:val="0"/>
      <w:divBdr>
        <w:top w:val="none" w:sz="0" w:space="0" w:color="auto"/>
        <w:left w:val="none" w:sz="0" w:space="0" w:color="auto"/>
        <w:bottom w:val="none" w:sz="0" w:space="0" w:color="auto"/>
        <w:right w:val="none" w:sz="0" w:space="0" w:color="auto"/>
      </w:divBdr>
    </w:div>
    <w:div w:id="179660587">
      <w:bodyDiv w:val="1"/>
      <w:marLeft w:val="0"/>
      <w:marRight w:val="0"/>
      <w:marTop w:val="0"/>
      <w:marBottom w:val="0"/>
      <w:divBdr>
        <w:top w:val="none" w:sz="0" w:space="0" w:color="auto"/>
        <w:left w:val="none" w:sz="0" w:space="0" w:color="auto"/>
        <w:bottom w:val="none" w:sz="0" w:space="0" w:color="auto"/>
        <w:right w:val="none" w:sz="0" w:space="0" w:color="auto"/>
      </w:divBdr>
    </w:div>
    <w:div w:id="818231323">
      <w:bodyDiv w:val="1"/>
      <w:marLeft w:val="0"/>
      <w:marRight w:val="0"/>
      <w:marTop w:val="0"/>
      <w:marBottom w:val="0"/>
      <w:divBdr>
        <w:top w:val="none" w:sz="0" w:space="0" w:color="auto"/>
        <w:left w:val="none" w:sz="0" w:space="0" w:color="auto"/>
        <w:bottom w:val="none" w:sz="0" w:space="0" w:color="auto"/>
        <w:right w:val="none" w:sz="0" w:space="0" w:color="auto"/>
      </w:divBdr>
    </w:div>
    <w:div w:id="880214368">
      <w:bodyDiv w:val="1"/>
      <w:marLeft w:val="0"/>
      <w:marRight w:val="0"/>
      <w:marTop w:val="0"/>
      <w:marBottom w:val="0"/>
      <w:divBdr>
        <w:top w:val="none" w:sz="0" w:space="0" w:color="auto"/>
        <w:left w:val="none" w:sz="0" w:space="0" w:color="auto"/>
        <w:bottom w:val="none" w:sz="0" w:space="0" w:color="auto"/>
        <w:right w:val="none" w:sz="0" w:space="0" w:color="auto"/>
      </w:divBdr>
    </w:div>
    <w:div w:id="960962268">
      <w:bodyDiv w:val="1"/>
      <w:marLeft w:val="0"/>
      <w:marRight w:val="0"/>
      <w:marTop w:val="0"/>
      <w:marBottom w:val="0"/>
      <w:divBdr>
        <w:top w:val="none" w:sz="0" w:space="0" w:color="auto"/>
        <w:left w:val="none" w:sz="0" w:space="0" w:color="auto"/>
        <w:bottom w:val="none" w:sz="0" w:space="0" w:color="auto"/>
        <w:right w:val="none" w:sz="0" w:space="0" w:color="auto"/>
      </w:divBdr>
    </w:div>
    <w:div w:id="1015881873">
      <w:bodyDiv w:val="1"/>
      <w:marLeft w:val="0"/>
      <w:marRight w:val="0"/>
      <w:marTop w:val="0"/>
      <w:marBottom w:val="0"/>
      <w:divBdr>
        <w:top w:val="none" w:sz="0" w:space="0" w:color="auto"/>
        <w:left w:val="none" w:sz="0" w:space="0" w:color="auto"/>
        <w:bottom w:val="none" w:sz="0" w:space="0" w:color="auto"/>
        <w:right w:val="none" w:sz="0" w:space="0" w:color="auto"/>
      </w:divBdr>
    </w:div>
    <w:div w:id="1218711615">
      <w:bodyDiv w:val="1"/>
      <w:marLeft w:val="0"/>
      <w:marRight w:val="0"/>
      <w:marTop w:val="0"/>
      <w:marBottom w:val="0"/>
      <w:divBdr>
        <w:top w:val="none" w:sz="0" w:space="0" w:color="auto"/>
        <w:left w:val="none" w:sz="0" w:space="0" w:color="auto"/>
        <w:bottom w:val="none" w:sz="0" w:space="0" w:color="auto"/>
        <w:right w:val="none" w:sz="0" w:space="0" w:color="auto"/>
      </w:divBdr>
    </w:div>
    <w:div w:id="1340504437">
      <w:bodyDiv w:val="1"/>
      <w:marLeft w:val="0"/>
      <w:marRight w:val="0"/>
      <w:marTop w:val="0"/>
      <w:marBottom w:val="0"/>
      <w:divBdr>
        <w:top w:val="none" w:sz="0" w:space="0" w:color="auto"/>
        <w:left w:val="none" w:sz="0" w:space="0" w:color="auto"/>
        <w:bottom w:val="none" w:sz="0" w:space="0" w:color="auto"/>
        <w:right w:val="none" w:sz="0" w:space="0" w:color="auto"/>
      </w:divBdr>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013995060">
      <w:bodyDiv w:val="1"/>
      <w:marLeft w:val="0"/>
      <w:marRight w:val="0"/>
      <w:marTop w:val="0"/>
      <w:marBottom w:val="0"/>
      <w:divBdr>
        <w:top w:val="none" w:sz="0" w:space="0" w:color="auto"/>
        <w:left w:val="none" w:sz="0" w:space="0" w:color="auto"/>
        <w:bottom w:val="none" w:sz="0" w:space="0" w:color="auto"/>
        <w:right w:val="none" w:sz="0" w:space="0" w:color="auto"/>
      </w:divBdr>
    </w:div>
    <w:div w:id="202886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Entity%E2%80%93relationship_model" TargetMode="External"/><Relationship Id="rId26" Type="http://schemas.openxmlformats.org/officeDocument/2006/relationships/hyperlink" Target="https://en.wikipedia.org/wiki/XML" TargetMode="External"/><Relationship Id="rId39" Type="http://schemas.openxmlformats.org/officeDocument/2006/relationships/footer" Target="footer3.xml"/><Relationship Id="rId21" Type="http://schemas.openxmlformats.org/officeDocument/2006/relationships/hyperlink" Target="https://en.wikipedia.org/wiki/Java_Database_Connectivity" TargetMode="External"/><Relationship Id="rId34" Type="http://schemas.openxmlformats.org/officeDocument/2006/relationships/image" Target="media/image9.png"/><Relationship Id="rId42" Type="http://schemas.openxmlformats.org/officeDocument/2006/relationships/image" Target="media/image12.emf"/><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docs.oracle.com/javase/tutorial/jdbc/basics/index.html" TargetMode="External"/><Relationship Id="rId63" Type="http://schemas.openxmlformats.org/officeDocument/2006/relationships/hyperlink" Target="https://docs.spring.io/spring-boot/docs/current/reference/html/boot-features-testing.html"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n.wikipedia.org/wiki/Comma-separated_values"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n.wikipedia.org/wiki/SQL" TargetMode="External"/><Relationship Id="rId32" Type="http://schemas.openxmlformats.org/officeDocument/2006/relationships/hyperlink" Target="https://docs.spring.io/spring-boot/docs/current/reference/htmlsingle/" TargetMode="External"/><Relationship Id="rId37" Type="http://schemas.openxmlformats.org/officeDocument/2006/relationships/image" Target="media/image2.jpeg"/><Relationship Id="rId40" Type="http://schemas.openxmlformats.org/officeDocument/2006/relationships/image" Target="media/image11.emf"/><Relationship Id="rId45" Type="http://schemas.openxmlformats.org/officeDocument/2006/relationships/package" Target="embeddings/Microsoft_Excel_Macro-Enabled_Worksheet2.xlsm"/><Relationship Id="rId53" Type="http://schemas.openxmlformats.org/officeDocument/2006/relationships/image" Target="media/image20.png"/><Relationship Id="rId58" Type="http://schemas.openxmlformats.org/officeDocument/2006/relationships/hyperlink" Target="http://viralpatel.net/blogs/java-xml-xpath-tutorial-parse-xml/" TargetMode="External"/><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en.wikipedia.org/wiki/Apache_Maven" TargetMode="External"/><Relationship Id="rId28" Type="http://schemas.openxmlformats.org/officeDocument/2006/relationships/image" Target="media/image5.emf"/><Relationship Id="rId36" Type="http://schemas.openxmlformats.org/officeDocument/2006/relationships/hyperlink" Target="http://www.mkyong.com/qa/maven-cobertura-code-coverage-example/" TargetMode="External"/><Relationship Id="rId49" Type="http://schemas.openxmlformats.org/officeDocument/2006/relationships/image" Target="media/image17.png"/><Relationship Id="rId57" Type="http://schemas.openxmlformats.org/officeDocument/2006/relationships/hyperlink" Target="https://docs.oracle.com/javase/7/docs/api/javax/xml/xpath/package-summary.html" TargetMode="External"/><Relationship Id="rId61" Type="http://schemas.openxmlformats.org/officeDocument/2006/relationships/hyperlink" Target="http://junit.org/" TargetMode="External"/><Relationship Id="rId10" Type="http://schemas.openxmlformats.org/officeDocument/2006/relationships/footnotes" Target="footnotes.xml"/><Relationship Id="rId19" Type="http://schemas.openxmlformats.org/officeDocument/2006/relationships/hyperlink" Target="https://en.wikipedia.org/wiki/International_Bank_Account_Number" TargetMode="External"/><Relationship Id="rId31" Type="http://schemas.openxmlformats.org/officeDocument/2006/relationships/hyperlink" Target="https://en.wikipedia.org/wiki/Barclays_Wealth" TargetMode="External"/><Relationship Id="rId44" Type="http://schemas.openxmlformats.org/officeDocument/2006/relationships/image" Target="media/image13.emf"/><Relationship Id="rId52" Type="http://schemas.openxmlformats.org/officeDocument/2006/relationships/image" Target="media/image19.png"/><Relationship Id="rId60" Type="http://schemas.openxmlformats.org/officeDocument/2006/relationships/package" Target="embeddings/Microsoft_Word_Document.docx"/><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en.wikipedia.org/wiki/Probability_of_default" TargetMode="Externa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image" Target="media/image10.png"/><Relationship Id="rId43" Type="http://schemas.openxmlformats.org/officeDocument/2006/relationships/package" Target="embeddings/Microsoft_Excel_Macro-Enabled_Worksheet1.xlsm"/><Relationship Id="rId48" Type="http://schemas.openxmlformats.org/officeDocument/2006/relationships/image" Target="media/image16.png"/><Relationship Id="rId56" Type="http://schemas.openxmlformats.org/officeDocument/2006/relationships/hyperlink" Target="http://www.slf4j.org/" TargetMode="External"/><Relationship Id="rId64"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hyperlink" Target="http://www.oracle.com/technetwork/developer-tools/sql-developer/downloads/index.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en.wikipedia.org/wiki/Data_definition_language" TargetMode="External"/><Relationship Id="rId25" Type="http://schemas.openxmlformats.org/officeDocument/2006/relationships/hyperlink" Target="https://en.wikipedia.org/wiki/Unified_Modeling_Language" TargetMode="External"/><Relationship Id="rId33" Type="http://schemas.openxmlformats.org/officeDocument/2006/relationships/image" Target="media/image8.png"/><Relationship Id="rId38" Type="http://schemas.openxmlformats.org/officeDocument/2006/relationships/header" Target="header3.xml"/><Relationship Id="rId46" Type="http://schemas.openxmlformats.org/officeDocument/2006/relationships/image" Target="media/image14.png"/><Relationship Id="rId59" Type="http://schemas.openxmlformats.org/officeDocument/2006/relationships/image" Target="media/image21.emf"/><Relationship Id="rId67" Type="http://schemas.microsoft.com/office/2011/relationships/people" Target="people.xml"/><Relationship Id="rId20" Type="http://schemas.openxmlformats.org/officeDocument/2006/relationships/hyperlink" Target="https://en.wikipedia.org/wiki/JAR_%28file_format%29" TargetMode="External"/><Relationship Id="rId41" Type="http://schemas.openxmlformats.org/officeDocument/2006/relationships/package" Target="embeddings/Microsoft_Excel_Macro-Enabled_Worksheet.xlsm"/><Relationship Id="rId54" Type="http://schemas.openxmlformats.org/officeDocument/2006/relationships/hyperlink" Target="http://download.oracle.com/otn/utilities_drivers/jdbc/121020/ojdbc7.jar" TargetMode="External"/><Relationship Id="rId62" Type="http://schemas.openxmlformats.org/officeDocument/2006/relationships/hyperlink" Target="http://cobertura.github.io/cobertur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1.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CGI">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14B26EBABEEC45B120F90D6A91C3C3" ma:contentTypeVersion="0" ma:contentTypeDescription="Create a new document." ma:contentTypeScope="" ma:versionID="b516057ba380e546a759f39dcafea6b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1FBD9-A705-4A89-A1FB-80B5203C3A28}">
  <ds:schemaRefs>
    <ds:schemaRef ds:uri="http://schemas.microsoft.com/sharepoint/v3/contenttype/forms"/>
  </ds:schemaRefs>
</ds:datastoreItem>
</file>

<file path=customXml/itemProps3.xml><?xml version="1.0" encoding="utf-8"?>
<ds:datastoreItem xmlns:ds="http://schemas.openxmlformats.org/officeDocument/2006/customXml" ds:itemID="{15B33505-4AC2-4A95-8198-5FDEE47CC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209F82F-08AA-4696-8E1B-20F1D25BADF6}">
  <ds:schemaRefs>
    <ds:schemaRef ds:uri="http://schemas.microsoft.com/office/2006/metadata/properties"/>
  </ds:schemaRefs>
</ds:datastoreItem>
</file>

<file path=customXml/itemProps5.xml><?xml version="1.0" encoding="utf-8"?>
<ds:datastoreItem xmlns:ds="http://schemas.openxmlformats.org/officeDocument/2006/customXml" ds:itemID="{75D00090-57A9-4BD8-B376-658C83340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4516</Words>
  <Characters>26646</Characters>
  <Application>Microsoft Office Word</Application>
  <DocSecurity>0</DocSecurity>
  <Lines>222</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Functional Requirement Document</vt:lpstr>
      <vt:lpstr>Solution Design</vt:lpstr>
    </vt:vector>
  </TitlesOfParts>
  <Manager>© 2016 CGI Group Inc. – All rights reserved</Manager>
  <Company>CGI Group Inc.</Company>
  <LinksUpToDate>false</LinksUpToDate>
  <CharactersWithSpaces>31100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 Document</dc:title>
  <dc:subject>Scoring Database</dc:subject>
  <dc:creator>Jiri Ulrich</dc:creator>
  <dc:description>Version 2.1</dc:description>
  <cp:lastModifiedBy>Majda, Tomáš</cp:lastModifiedBy>
  <cp:revision>2</cp:revision>
  <cp:lastPrinted>2013-09-19T19:12:00Z</cp:lastPrinted>
  <dcterms:created xsi:type="dcterms:W3CDTF">2018-10-13T13:54:00Z</dcterms:created>
  <dcterms:modified xsi:type="dcterms:W3CDTF">2018-10-13T13:54:00Z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0x0101003014B26EBABEEC45B120F90D6A91C3C3</vt:lpwstr>
  </property>
  <property fmtid="{D5CDD505-2E9C-101B-9397-08002B2CF9AE}" pid="3" name="Topic">
    <vt:lpwstr>Delivery-Outsourcing</vt:lpwstr>
  </property>
  <property fmtid="{D5CDD505-2E9C-101B-9397-08002B2CF9AE}" pid="4" name="HeaderStyleDefinitions">
    <vt:lpwstr/>
  </property>
  <property fmtid="{D5CDD505-2E9C-101B-9397-08002B2CF9AE}" pid="5" name="Sector">
    <vt:lpwstr/>
  </property>
  <property fmtid="{D5CDD505-2E9C-101B-9397-08002B2CF9AE}" pid="6" name="Service line">
    <vt:lpwstr/>
  </property>
  <property fmtid="{D5CDD505-2E9C-101B-9397-08002B2CF9AE}" pid="7" name="Business theme">
    <vt:lpwstr/>
  </property>
  <property fmtid="{D5CDD505-2E9C-101B-9397-08002B2CF9AE}" pid="8" name="Proposition1">
    <vt:lpwstr/>
  </property>
  <property fmtid="{D5CDD505-2E9C-101B-9397-08002B2CF9AE}" pid="9" name="Order">
    <vt:r8>193300</vt:r8>
  </property>
  <property fmtid="{D5CDD505-2E9C-101B-9397-08002B2CF9AE}" pid="10" name="CopyToLive">
    <vt:bool>true</vt:bool>
  </property>
  <property fmtid="{D5CDD505-2E9C-101B-9397-08002B2CF9AE}" pid="11" name="PublishingRollupImage">
    <vt:lpwstr/>
  </property>
  <property fmtid="{D5CDD505-2E9C-101B-9397-08002B2CF9AE}" pid="12" name="SummaryLinks4">
    <vt:lpwstr/>
  </property>
  <property fmtid="{D5CDD505-2E9C-101B-9397-08002B2CF9AE}" pid="13" name="PublishingContactEmail">
    <vt:lpwstr/>
  </property>
  <property fmtid="{D5CDD505-2E9C-101B-9397-08002B2CF9AE}" pid="14" name="Link">
    <vt:lpwstr/>
  </property>
  <property fmtid="{D5CDD505-2E9C-101B-9397-08002B2CF9AE}" pid="15" name="PublishingPageImage">
    <vt:lpwstr/>
  </property>
  <property fmtid="{D5CDD505-2E9C-101B-9397-08002B2CF9AE}" pid="16" name="SummaryLinks">
    <vt:lpwstr/>
  </property>
  <property fmtid="{D5CDD505-2E9C-101B-9397-08002B2CF9AE}" pid="17" name="SummaryLinks2">
    <vt:lpwstr/>
  </property>
  <property fmtid="{D5CDD505-2E9C-101B-9397-08002B2CF9AE}" pid="18" name="xd_ProgID">
    <vt:lpwstr/>
  </property>
  <property fmtid="{D5CDD505-2E9C-101B-9397-08002B2CF9AE}" pid="19" name="Organisation">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VariationGroupID">
    <vt:lpwstr/>
  </property>
  <property fmtid="{D5CDD505-2E9C-101B-9397-08002B2CF9AE}" pid="27" name="PublishingContactPicture">
    <vt:lpwstr/>
  </property>
  <property fmtid="{D5CDD505-2E9C-101B-9397-08002B2CF9AE}" pid="28" name="PublishingContactName">
    <vt:lpwstr/>
  </property>
  <property fmtid="{D5CDD505-2E9C-101B-9397-08002B2CF9AE}" pid="29" name="c79d12643ffc4d60ab657aaa1718cc32">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Content Owner">
    <vt:lpwstr/>
  </property>
  <property fmtid="{D5CDD505-2E9C-101B-9397-08002B2CF9AE}" pid="34" name="c5aebc35b3e840e5912c276ffe755dcf">
    <vt:lpwstr/>
  </property>
  <property fmtid="{D5CDD505-2E9C-101B-9397-08002B2CF9AE}" pid="35" name="Approver">
    <vt:lpwstr/>
  </property>
  <property fmtid="{D5CDD505-2E9C-101B-9397-08002B2CF9AE}" pid="36" name="PagePath">
    <vt:lpwstr>202194214183189</vt:lpwstr>
  </property>
  <property fmtid="{D5CDD505-2E9C-101B-9397-08002B2CF9AE}" pid="37" name="ActivityId">
    <vt:lpwstr>{0C4F047F-7FC1-4A22-A48A-BD830DFC7EF9}output{5C231ABA-0C0B-480C-8054-C61C8612DF92}output{D2A0F280-823C-47BA-AA68-742238AB20DE}input{0C4F047F-7FC1-4A22-A48A-BD830DFC7EF9}{5C231ABA-0C0B-480C-8054-C61C8612DF92}{BA1BEBB6-EE9F-4B94-903F-3C7508B47286}output{BA1</vt:lpwstr>
  </property>
  <property fmtid="{D5CDD505-2E9C-101B-9397-08002B2CF9AE}" pid="38" name="Admin Group">
    <vt:lpwstr/>
  </property>
  <property fmtid="{D5CDD505-2E9C-101B-9397-08002B2CF9AE}" pid="39" name="Summary">
    <vt:lpwstr>To present alternatives and the recommended solution regarding the Request for change, with a design that meets all requirements and takes into account the risks and impacts upon the business and the live environment.</vt:lpwstr>
  </property>
  <property fmtid="{D5CDD505-2E9C-101B-9397-08002B2CF9AE}" pid="40" name="h4c66fbf292e4125b0e390af25f11c04">
    <vt:lpwstr/>
  </property>
  <property fmtid="{D5CDD505-2E9C-101B-9397-08002B2CF9AE}" pid="41" name="p43f7bb208e443c9b50eb304fe6606a3">
    <vt:lpwstr/>
  </property>
  <property fmtid="{D5CDD505-2E9C-101B-9397-08002B2CF9AE}" pid="42" name="eafb632c3f5c40ba98242be6bbd6bb17">
    <vt:lpwstr/>
  </property>
  <property fmtid="{D5CDD505-2E9C-101B-9397-08002B2CF9AE}" pid="43" name="Lan">
    <vt:lpwstr>1</vt:lpwstr>
  </property>
  <property fmtid="{D5CDD505-2E9C-101B-9397-08002B2CF9AE}" pid="44" name="ContentCreator">
    <vt:lpwstr/>
  </property>
  <property fmtid="{D5CDD505-2E9C-101B-9397-08002B2CF9AE}" pid="45" name="CSMeta2010Field">
    <vt:lpwstr>72fa5a66-e4e4-4f5a-bc8b-779552b448f5;2014-01-22 22:20:40;AUTOCLASSIFIED;Business theme:2014-01-22 22:20:40|False||AUTOCLASSIFIED|2014-01-22 22:20:40|UNDEFINED;Sector:2014-01-22 22:20:40|False||AUTOCLASSIFIED|2014-01-22 22:20:40|UNDEFINED;Proposition:2014-</vt:lpwstr>
  </property>
  <property fmtid="{D5CDD505-2E9C-101B-9397-08002B2CF9AE}" pid="46" name="Variation">
    <vt:lpwstr>1</vt:lpwstr>
  </property>
  <property fmtid="{D5CDD505-2E9C-101B-9397-08002B2CF9AE}" pid="47" name="Content Sub Type">
    <vt:lpwstr>Template</vt:lpwstr>
  </property>
</Properties>
</file>